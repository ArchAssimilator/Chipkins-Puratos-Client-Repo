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66709" w14:textId="77777777" w:rsidR="00274FFE" w:rsidRPr="00870870" w:rsidRDefault="00274FFE" w:rsidP="00274FFE">
      <w:pPr>
        <w:spacing w:after="0" w:line="240" w:lineRule="auto"/>
        <w:jc w:val="both"/>
        <w:rPr>
          <w:b/>
        </w:rPr>
      </w:pPr>
    </w:p>
    <w:p w14:paraId="106B73DA" w14:textId="77777777" w:rsidR="00274FFE" w:rsidRPr="00870870" w:rsidRDefault="00274FFE" w:rsidP="00274FFE">
      <w:pPr>
        <w:spacing w:after="0" w:line="240" w:lineRule="auto"/>
        <w:jc w:val="right"/>
        <w:rPr>
          <w:b/>
        </w:rPr>
      </w:pPr>
    </w:p>
    <w:p w14:paraId="054832CA" w14:textId="048544B8" w:rsidR="00274FFE" w:rsidRPr="00A059D9" w:rsidRDefault="00274FFE" w:rsidP="00274FFE">
      <w:pPr>
        <w:spacing w:after="0" w:line="240" w:lineRule="auto"/>
        <w:jc w:val="right"/>
        <w:rPr>
          <w:b/>
          <w:lang w:val="en-ZA"/>
        </w:rPr>
      </w:pPr>
    </w:p>
    <w:p w14:paraId="3DD12987" w14:textId="5BEFE36B" w:rsidR="00274FFE" w:rsidRPr="00870870" w:rsidRDefault="00274FFE" w:rsidP="00DC687B">
      <w:pPr>
        <w:spacing w:after="0" w:line="240" w:lineRule="auto"/>
        <w:jc w:val="right"/>
        <w:rPr>
          <w:b/>
        </w:rPr>
      </w:pPr>
    </w:p>
    <w:p w14:paraId="1C32F816" w14:textId="77777777" w:rsidR="00274FFE" w:rsidRPr="00870870" w:rsidRDefault="00274FFE" w:rsidP="00274FFE">
      <w:pPr>
        <w:rPr>
          <w:b/>
        </w:rPr>
      </w:pPr>
    </w:p>
    <w:p w14:paraId="1F5AABF2" w14:textId="77777777" w:rsidR="00274FFE" w:rsidRPr="00870870" w:rsidRDefault="00274FFE" w:rsidP="004F2EB0">
      <w:pPr>
        <w:spacing w:line="288" w:lineRule="auto"/>
        <w:rPr>
          <w:rFonts w:cs="Arial"/>
        </w:rPr>
      </w:pPr>
    </w:p>
    <w:p w14:paraId="74832825" w14:textId="77777777" w:rsidR="00274FFE" w:rsidRPr="00D0703E" w:rsidRDefault="002B2DAB" w:rsidP="00274FFE">
      <w:pPr>
        <w:spacing w:after="0" w:line="288" w:lineRule="auto"/>
        <w:jc w:val="center"/>
        <w:rPr>
          <w:rFonts w:ascii="Arial" w:hAnsi="Arial" w:cs="Arial"/>
          <w:b/>
          <w:sz w:val="40"/>
          <w:szCs w:val="40"/>
        </w:rPr>
      </w:pPr>
      <w:r w:rsidRPr="00D0703E">
        <w:rPr>
          <w:rFonts w:ascii="Arial" w:hAnsi="Arial" w:cs="Arial"/>
          <w:b/>
          <w:sz w:val="40"/>
          <w:szCs w:val="40"/>
        </w:rPr>
        <w:t xml:space="preserve">MASTER SUPPLY </w:t>
      </w:r>
      <w:r w:rsidR="00274FFE" w:rsidRPr="00D0703E">
        <w:rPr>
          <w:rFonts w:ascii="Arial" w:hAnsi="Arial" w:cs="Arial"/>
          <w:b/>
          <w:sz w:val="40"/>
          <w:szCs w:val="40"/>
        </w:rPr>
        <w:t>AGREEMENT</w:t>
      </w:r>
    </w:p>
    <w:p w14:paraId="66A80D59" w14:textId="2B00411C" w:rsidR="002B2DAB" w:rsidRPr="00D0703E" w:rsidRDefault="002B2DAB" w:rsidP="00274FFE">
      <w:pPr>
        <w:spacing w:after="0" w:line="288" w:lineRule="auto"/>
        <w:jc w:val="center"/>
        <w:rPr>
          <w:rFonts w:ascii="Arial" w:hAnsi="Arial" w:cs="Arial"/>
          <w:sz w:val="40"/>
          <w:szCs w:val="40"/>
        </w:rPr>
      </w:pPr>
      <w:r w:rsidRPr="00D0703E">
        <w:rPr>
          <w:rFonts w:ascii="Arial" w:hAnsi="Arial" w:cs="Arial"/>
          <w:b/>
          <w:sz w:val="40"/>
          <w:szCs w:val="40"/>
        </w:rPr>
        <w:t>(</w:t>
      </w:r>
      <w:r w:rsidR="00802FC5" w:rsidRPr="00D0703E">
        <w:rPr>
          <w:rFonts w:ascii="Arial" w:hAnsi="Arial" w:cs="Arial"/>
          <w:b/>
          <w:sz w:val="40"/>
          <w:szCs w:val="40"/>
        </w:rPr>
        <w:t>INGREDIENTS</w:t>
      </w:r>
      <w:r w:rsidRPr="00D0703E">
        <w:rPr>
          <w:rFonts w:ascii="Arial" w:hAnsi="Arial" w:cs="Arial"/>
          <w:b/>
          <w:sz w:val="40"/>
          <w:szCs w:val="40"/>
        </w:rPr>
        <w:t>)</w:t>
      </w:r>
    </w:p>
    <w:p w14:paraId="5814FD8D" w14:textId="77777777" w:rsidR="00274FFE" w:rsidRPr="00D0703E" w:rsidRDefault="00274FFE" w:rsidP="004F2EB0">
      <w:pPr>
        <w:spacing w:line="288" w:lineRule="auto"/>
        <w:jc w:val="center"/>
        <w:rPr>
          <w:rFonts w:ascii="Arial" w:hAnsi="Arial" w:cs="Arial"/>
        </w:rPr>
      </w:pPr>
    </w:p>
    <w:p w14:paraId="384FEB7B" w14:textId="77777777" w:rsidR="00274FFE" w:rsidRPr="00D0703E" w:rsidRDefault="00274FFE" w:rsidP="00274FFE">
      <w:pPr>
        <w:jc w:val="center"/>
        <w:rPr>
          <w:rFonts w:ascii="Arial" w:hAnsi="Arial" w:cs="Arial"/>
        </w:rPr>
      </w:pPr>
    </w:p>
    <w:p w14:paraId="6D099EAE" w14:textId="77777777" w:rsidR="00274FFE" w:rsidRPr="00D0703E" w:rsidRDefault="00222F7C" w:rsidP="00222F7C">
      <w:pPr>
        <w:jc w:val="center"/>
        <w:rPr>
          <w:rFonts w:ascii="Arial" w:hAnsi="Arial" w:cs="Arial"/>
        </w:rPr>
      </w:pPr>
      <w:r w:rsidRPr="00D0703E">
        <w:rPr>
          <w:rFonts w:ascii="Arial" w:hAnsi="Arial" w:cs="Arial"/>
        </w:rPr>
        <w:t>b</w:t>
      </w:r>
      <w:r w:rsidR="00274FFE" w:rsidRPr="00D0703E">
        <w:rPr>
          <w:rFonts w:ascii="Arial" w:hAnsi="Arial" w:cs="Arial"/>
        </w:rPr>
        <w:t>etween</w:t>
      </w:r>
    </w:p>
    <w:p w14:paraId="2519609D" w14:textId="77777777" w:rsidR="00222F7C" w:rsidRPr="00D0703E" w:rsidRDefault="00222F7C" w:rsidP="00222F7C">
      <w:pPr>
        <w:jc w:val="center"/>
        <w:rPr>
          <w:rFonts w:ascii="Arial" w:hAnsi="Arial" w:cs="Arial"/>
        </w:rPr>
      </w:pPr>
    </w:p>
    <w:p w14:paraId="599C33FC" w14:textId="77777777" w:rsidR="00274FFE" w:rsidRPr="00D0703E" w:rsidRDefault="002B2DAB" w:rsidP="00222F7C">
      <w:pPr>
        <w:jc w:val="center"/>
        <w:rPr>
          <w:rFonts w:ascii="Arial" w:hAnsi="Arial" w:cs="Arial"/>
          <w:b/>
        </w:rPr>
      </w:pPr>
      <w:r w:rsidRPr="00D0703E">
        <w:rPr>
          <w:rFonts w:ascii="Arial" w:hAnsi="Arial" w:cs="Arial"/>
          <w:b/>
        </w:rPr>
        <w:t>TIGER CONSUMER BRANDS LIMITED</w:t>
      </w:r>
    </w:p>
    <w:p w14:paraId="109AE604" w14:textId="49EF8E19" w:rsidR="00AF43D9" w:rsidRPr="00D0703E" w:rsidRDefault="00AF43D9" w:rsidP="00222F7C">
      <w:pPr>
        <w:jc w:val="center"/>
        <w:rPr>
          <w:rFonts w:ascii="Arial" w:hAnsi="Arial" w:cs="Arial"/>
          <w:bCs/>
        </w:rPr>
      </w:pPr>
      <w:r w:rsidRPr="00D0703E">
        <w:rPr>
          <w:rFonts w:ascii="Arial" w:hAnsi="Arial" w:cs="Arial"/>
          <w:bCs/>
        </w:rPr>
        <w:t>Registration Number: 1972/006590/06</w:t>
      </w:r>
    </w:p>
    <w:p w14:paraId="32DA9A30" w14:textId="29159B2C" w:rsidR="004F2EB0" w:rsidRPr="00D0703E" w:rsidRDefault="004F2EB0" w:rsidP="00222F7C">
      <w:pPr>
        <w:jc w:val="center"/>
        <w:rPr>
          <w:rFonts w:ascii="Arial" w:hAnsi="Arial" w:cs="Arial"/>
          <w:bCs/>
        </w:rPr>
      </w:pPr>
      <w:r w:rsidRPr="00D0703E">
        <w:rPr>
          <w:rFonts w:ascii="Arial" w:hAnsi="Arial" w:cs="Arial"/>
          <w:bCs/>
        </w:rPr>
        <w:t>(Herein represented by Sanjay Premraj in his capacity as Chief Procurement Officer duly authorised thereto)</w:t>
      </w:r>
    </w:p>
    <w:p w14:paraId="5883394A" w14:textId="64067FD7" w:rsidR="00274FFE" w:rsidRPr="00D0703E" w:rsidRDefault="004F2EB0" w:rsidP="004F2EB0">
      <w:pPr>
        <w:jc w:val="center"/>
        <w:rPr>
          <w:rFonts w:ascii="Arial" w:hAnsi="Arial" w:cs="Arial"/>
          <w:b/>
        </w:rPr>
      </w:pPr>
      <w:r w:rsidRPr="00D0703E">
        <w:rPr>
          <w:rFonts w:ascii="Arial" w:hAnsi="Arial" w:cs="Arial"/>
          <w:b/>
        </w:rPr>
        <w:t>(“</w:t>
      </w:r>
      <w:r w:rsidR="00572EBF" w:rsidRPr="00D0703E">
        <w:rPr>
          <w:rFonts w:ascii="Arial" w:hAnsi="Arial" w:cs="Arial"/>
          <w:b/>
        </w:rPr>
        <w:t>Tiger</w:t>
      </w:r>
      <w:r w:rsidRPr="00D0703E">
        <w:rPr>
          <w:rFonts w:ascii="Arial" w:hAnsi="Arial" w:cs="Arial"/>
          <w:b/>
        </w:rPr>
        <w:t>”)</w:t>
      </w:r>
    </w:p>
    <w:p w14:paraId="3D39B78E" w14:textId="4B90801A" w:rsidR="00274FFE" w:rsidRPr="00D0703E" w:rsidRDefault="00572EBF" w:rsidP="00222F7C">
      <w:pPr>
        <w:jc w:val="center"/>
        <w:rPr>
          <w:rFonts w:ascii="Arial" w:hAnsi="Arial" w:cs="Arial"/>
        </w:rPr>
      </w:pPr>
      <w:r w:rsidRPr="00D0703E">
        <w:rPr>
          <w:rFonts w:ascii="Arial" w:hAnsi="Arial" w:cs="Arial"/>
        </w:rPr>
        <w:t>A</w:t>
      </w:r>
      <w:r w:rsidR="00274FFE" w:rsidRPr="00D0703E">
        <w:rPr>
          <w:rFonts w:ascii="Arial" w:hAnsi="Arial" w:cs="Arial"/>
        </w:rPr>
        <w:t>nd</w:t>
      </w:r>
    </w:p>
    <w:p w14:paraId="6A439D19" w14:textId="77777777" w:rsidR="00274FFE" w:rsidRPr="00D0703E" w:rsidRDefault="00274FFE" w:rsidP="00274FFE">
      <w:pPr>
        <w:jc w:val="center"/>
        <w:rPr>
          <w:rFonts w:ascii="Arial" w:hAnsi="Arial" w:cs="Arial"/>
        </w:rPr>
      </w:pPr>
    </w:p>
    <w:p w14:paraId="3EEEB21B" w14:textId="2048645C" w:rsidR="006D47A1" w:rsidRPr="00D0703E" w:rsidRDefault="004F2EB0" w:rsidP="000466F3">
      <w:pPr>
        <w:spacing w:after="0" w:line="240" w:lineRule="auto"/>
        <w:jc w:val="center"/>
        <w:rPr>
          <w:rFonts w:ascii="Arial" w:hAnsi="Arial" w:cs="Arial"/>
          <w:b/>
        </w:rPr>
      </w:pPr>
      <w:r w:rsidRPr="00D0703E">
        <w:rPr>
          <w:rFonts w:ascii="Arial" w:hAnsi="Arial" w:cs="Arial"/>
          <w:b/>
          <w:lang w:val="en-ZA"/>
        </w:rPr>
        <w:t xml:space="preserve">CHIPKINS PURATOS </w:t>
      </w:r>
      <w:r w:rsidRPr="00D0703E">
        <w:rPr>
          <w:rFonts w:ascii="Arial" w:hAnsi="Arial" w:cs="Arial"/>
          <w:b/>
        </w:rPr>
        <w:t xml:space="preserve">PROPRIETARY LIMITED </w:t>
      </w:r>
    </w:p>
    <w:p w14:paraId="66339078" w14:textId="77777777" w:rsidR="00222F7C" w:rsidRPr="00D0703E" w:rsidRDefault="00222F7C" w:rsidP="000466F3">
      <w:pPr>
        <w:spacing w:after="0" w:line="240" w:lineRule="auto"/>
        <w:jc w:val="center"/>
        <w:rPr>
          <w:rFonts w:ascii="Arial" w:hAnsi="Arial" w:cs="Arial"/>
          <w:b/>
        </w:rPr>
      </w:pPr>
    </w:p>
    <w:p w14:paraId="05B6B733" w14:textId="01807F52" w:rsidR="004F2EB0" w:rsidRPr="00D0703E" w:rsidRDefault="00867EF8" w:rsidP="00572EBF">
      <w:pPr>
        <w:spacing w:after="0" w:line="240" w:lineRule="auto"/>
        <w:jc w:val="center"/>
        <w:rPr>
          <w:rFonts w:ascii="Arial" w:hAnsi="Arial" w:cs="Arial"/>
          <w:bCs/>
        </w:rPr>
      </w:pPr>
      <w:r w:rsidRPr="00D0703E">
        <w:rPr>
          <w:rFonts w:ascii="Arial" w:hAnsi="Arial" w:cs="Arial"/>
          <w:bCs/>
        </w:rPr>
        <w:t>Re</w:t>
      </w:r>
      <w:r w:rsidR="00636885" w:rsidRPr="00D0703E">
        <w:rPr>
          <w:rFonts w:ascii="Arial" w:hAnsi="Arial" w:cs="Arial"/>
          <w:bCs/>
        </w:rPr>
        <w:t xml:space="preserve">gistration Number </w:t>
      </w:r>
      <w:r w:rsidR="00940DE0" w:rsidRPr="00D0703E">
        <w:rPr>
          <w:rFonts w:ascii="Arial" w:hAnsi="Arial" w:cs="Arial"/>
          <w:bCs/>
        </w:rPr>
        <w:t>1993/003106/07</w:t>
      </w:r>
    </w:p>
    <w:p w14:paraId="0E72CC47" w14:textId="651379A3" w:rsidR="004F2EB0" w:rsidRPr="00D0703E" w:rsidRDefault="004F2EB0" w:rsidP="00572EBF">
      <w:pPr>
        <w:spacing w:after="0" w:line="240" w:lineRule="auto"/>
        <w:jc w:val="center"/>
        <w:rPr>
          <w:rFonts w:ascii="Arial" w:hAnsi="Arial" w:cs="Arial"/>
          <w:b/>
        </w:rPr>
      </w:pPr>
    </w:p>
    <w:p w14:paraId="372E44BF" w14:textId="326255C0" w:rsidR="004F2EB0" w:rsidRPr="00D0703E" w:rsidRDefault="004F2EB0" w:rsidP="00572EBF">
      <w:pPr>
        <w:spacing w:after="0" w:line="240" w:lineRule="auto"/>
        <w:jc w:val="center"/>
        <w:rPr>
          <w:rFonts w:ascii="Arial" w:hAnsi="Arial" w:cs="Arial"/>
          <w:bCs/>
        </w:rPr>
      </w:pPr>
      <w:r w:rsidRPr="00D0703E">
        <w:rPr>
          <w:rFonts w:ascii="Arial" w:hAnsi="Arial" w:cs="Arial"/>
          <w:bCs/>
        </w:rPr>
        <w:t>(Herein represented b</w:t>
      </w:r>
      <w:r w:rsidR="00C70DEB" w:rsidRPr="00D0703E">
        <w:rPr>
          <w:rFonts w:ascii="Arial" w:hAnsi="Arial" w:cs="Arial"/>
          <w:bCs/>
        </w:rPr>
        <w:t xml:space="preserve">y </w:t>
      </w:r>
      <w:r w:rsidR="00D55D55" w:rsidRPr="00D0703E">
        <w:rPr>
          <w:rFonts w:ascii="Arial" w:hAnsi="Arial" w:cs="Arial"/>
          <w:bCs/>
        </w:rPr>
        <w:t>Lowell Harkoo</w:t>
      </w:r>
      <w:r w:rsidRPr="00D0703E">
        <w:rPr>
          <w:rFonts w:ascii="Arial" w:hAnsi="Arial" w:cs="Arial"/>
          <w:bCs/>
        </w:rPr>
        <w:t xml:space="preserve"> in h</w:t>
      </w:r>
      <w:r w:rsidR="00C70DEB" w:rsidRPr="00D0703E">
        <w:rPr>
          <w:rFonts w:ascii="Arial" w:hAnsi="Arial" w:cs="Arial"/>
          <w:bCs/>
        </w:rPr>
        <w:t>er</w:t>
      </w:r>
      <w:r w:rsidRPr="00D0703E">
        <w:rPr>
          <w:rFonts w:ascii="Arial" w:hAnsi="Arial" w:cs="Arial"/>
          <w:bCs/>
        </w:rPr>
        <w:t xml:space="preserve"> capacity as</w:t>
      </w:r>
      <w:r w:rsidR="00D55D55" w:rsidRPr="00D0703E">
        <w:rPr>
          <w:rFonts w:ascii="Arial" w:hAnsi="Arial" w:cs="Arial"/>
          <w:bCs/>
        </w:rPr>
        <w:t xml:space="preserve"> Business Development Director</w:t>
      </w:r>
      <w:r w:rsidR="00C70DEB" w:rsidRPr="00D0703E">
        <w:rPr>
          <w:rFonts w:ascii="Arial" w:hAnsi="Arial" w:cs="Arial"/>
          <w:bCs/>
        </w:rPr>
        <w:t xml:space="preserve"> d</w:t>
      </w:r>
      <w:r w:rsidRPr="00D0703E">
        <w:rPr>
          <w:rFonts w:ascii="Arial" w:hAnsi="Arial" w:cs="Arial"/>
          <w:bCs/>
        </w:rPr>
        <w:t>uly authorised thereto)</w:t>
      </w:r>
    </w:p>
    <w:p w14:paraId="7FDC346B" w14:textId="77777777" w:rsidR="004F2EB0" w:rsidRPr="00D0703E" w:rsidRDefault="004F2EB0" w:rsidP="00572EBF">
      <w:pPr>
        <w:spacing w:after="0" w:line="240" w:lineRule="auto"/>
        <w:jc w:val="center"/>
        <w:rPr>
          <w:rFonts w:ascii="Arial" w:hAnsi="Arial" w:cs="Arial"/>
          <w:b/>
        </w:rPr>
      </w:pPr>
    </w:p>
    <w:p w14:paraId="6F822C12" w14:textId="442BF478" w:rsidR="00785CC8" w:rsidRPr="00D0703E" w:rsidRDefault="004F2EB0" w:rsidP="00572EBF">
      <w:pPr>
        <w:spacing w:after="0" w:line="240" w:lineRule="auto"/>
        <w:jc w:val="center"/>
        <w:rPr>
          <w:rFonts w:ascii="Arial" w:hAnsi="Arial" w:cs="Arial"/>
          <w:b/>
        </w:rPr>
        <w:sectPr w:rsidR="00785CC8" w:rsidRPr="00D0703E" w:rsidSect="002C0D89">
          <w:footerReference w:type="default" r:id="rId8"/>
          <w:headerReference w:type="first" r:id="rId9"/>
          <w:type w:val="continuous"/>
          <w:pgSz w:w="11907" w:h="16839" w:code="9"/>
          <w:pgMar w:top="2268" w:right="1134" w:bottom="3119" w:left="1644" w:header="680" w:footer="680" w:gutter="0"/>
          <w:pgNumType w:fmt="lowerRoman" w:start="1"/>
          <w:cols w:space="708"/>
          <w:titlePg/>
          <w:docGrid w:linePitch="360"/>
        </w:sectPr>
      </w:pPr>
      <w:r w:rsidRPr="00D0703E">
        <w:rPr>
          <w:rFonts w:ascii="Arial" w:hAnsi="Arial" w:cs="Arial"/>
          <w:b/>
        </w:rPr>
        <w:t>(“</w:t>
      </w:r>
      <w:r w:rsidR="00572EBF" w:rsidRPr="00D0703E">
        <w:rPr>
          <w:rFonts w:ascii="Arial" w:hAnsi="Arial" w:cs="Arial"/>
          <w:b/>
        </w:rPr>
        <w:t>The Supplier</w:t>
      </w:r>
      <w:r w:rsidRPr="00D0703E">
        <w:rPr>
          <w:rFonts w:ascii="Arial" w:hAnsi="Arial" w:cs="Arial"/>
          <w:b/>
        </w:rPr>
        <w:t>”)</w:t>
      </w:r>
    </w:p>
    <w:p w14:paraId="471505AB" w14:textId="6EDB695D" w:rsidR="00274FFE" w:rsidRPr="00D0703E" w:rsidRDefault="00274FFE" w:rsidP="00274FFE">
      <w:pPr>
        <w:rPr>
          <w:rFonts w:ascii="Arial" w:hAnsi="Arial" w:cs="Arial"/>
        </w:rPr>
      </w:pPr>
      <w:r w:rsidRPr="00D0703E">
        <w:rPr>
          <w:rFonts w:ascii="Arial" w:hAnsi="Arial" w:cs="Arial"/>
          <w:b/>
        </w:rPr>
        <w:lastRenderedPageBreak/>
        <w:t>PARTIES</w:t>
      </w:r>
      <w:r w:rsidRPr="00D0703E">
        <w:rPr>
          <w:rFonts w:ascii="Arial" w:hAnsi="Arial" w:cs="Arial"/>
        </w:rPr>
        <w:t>:</w:t>
      </w:r>
      <w:r w:rsidR="00222F7C" w:rsidRPr="00D0703E">
        <w:rPr>
          <w:rFonts w:ascii="Arial" w:hAnsi="Arial" w:cs="Arial"/>
        </w:rPr>
        <w:t xml:space="preserve"> </w:t>
      </w:r>
    </w:p>
    <w:p w14:paraId="0C874A5D" w14:textId="77777777" w:rsidR="00274FFE" w:rsidRPr="00D0703E" w:rsidRDefault="00274FFE" w:rsidP="00274FFE">
      <w:pPr>
        <w:rPr>
          <w:rFonts w:ascii="Arial" w:hAnsi="Arial" w:cs="Arial"/>
        </w:rPr>
      </w:pPr>
      <w:r w:rsidRPr="00D0703E">
        <w:rPr>
          <w:rFonts w:ascii="Arial" w:hAnsi="Arial" w:cs="Arial"/>
        </w:rPr>
        <w:t>This Agreement is made between:</w:t>
      </w:r>
    </w:p>
    <w:p w14:paraId="4DF8AF5F" w14:textId="00A7206A" w:rsidR="00FC4763" w:rsidRPr="00D0703E" w:rsidRDefault="002B2DAB" w:rsidP="00580462">
      <w:pPr>
        <w:pStyle w:val="BowRecitalBracketsNumber"/>
        <w:numPr>
          <w:ilvl w:val="0"/>
          <w:numId w:val="54"/>
        </w:numPr>
        <w:rPr>
          <w:rFonts w:ascii="Arial" w:hAnsi="Arial" w:cs="Arial"/>
        </w:rPr>
      </w:pPr>
      <w:r w:rsidRPr="00D0703E">
        <w:rPr>
          <w:rFonts w:ascii="Arial" w:hAnsi="Arial" w:cs="Arial"/>
          <w:b/>
        </w:rPr>
        <w:t>TIGER CONSUMER BRANDS LIMITED</w:t>
      </w:r>
      <w:r w:rsidR="00274FFE" w:rsidRPr="00D0703E">
        <w:rPr>
          <w:rFonts w:ascii="Arial" w:hAnsi="Arial" w:cs="Arial"/>
        </w:rPr>
        <w:t xml:space="preserve">, a </w:t>
      </w:r>
      <w:r w:rsidRPr="00D0703E">
        <w:rPr>
          <w:rFonts w:ascii="Arial" w:hAnsi="Arial" w:cs="Arial"/>
        </w:rPr>
        <w:t xml:space="preserve">public </w:t>
      </w:r>
      <w:r w:rsidR="00274FFE" w:rsidRPr="00D0703E">
        <w:rPr>
          <w:rFonts w:ascii="Arial" w:hAnsi="Arial" w:cs="Arial"/>
        </w:rPr>
        <w:t>company registered in accordance with the laws of</w:t>
      </w:r>
      <w:r w:rsidRPr="00D0703E">
        <w:rPr>
          <w:rFonts w:ascii="Arial" w:hAnsi="Arial" w:cs="Arial"/>
        </w:rPr>
        <w:t xml:space="preserve"> South Africa</w:t>
      </w:r>
      <w:r w:rsidR="00274FFE" w:rsidRPr="00D0703E">
        <w:rPr>
          <w:rFonts w:ascii="Arial" w:hAnsi="Arial" w:cs="Arial"/>
        </w:rPr>
        <w:t xml:space="preserve"> under registration number</w:t>
      </w:r>
      <w:r w:rsidRPr="00D0703E">
        <w:rPr>
          <w:rFonts w:ascii="Arial" w:hAnsi="Arial" w:cs="Arial"/>
        </w:rPr>
        <w:t>: 1972/006590/06</w:t>
      </w:r>
      <w:r w:rsidR="00CD0D67" w:rsidRPr="00D0703E">
        <w:rPr>
          <w:rFonts w:ascii="Arial" w:hAnsi="Arial" w:cs="Arial"/>
        </w:rPr>
        <w:t>, with its registered address at</w:t>
      </w:r>
      <w:r w:rsidR="00040FAA" w:rsidRPr="00D0703E">
        <w:rPr>
          <w:rFonts w:ascii="Arial" w:hAnsi="Arial" w:cs="Arial"/>
        </w:rPr>
        <w:t>: 3010 William Nicol Drive</w:t>
      </w:r>
      <w:r w:rsidR="00DF3173" w:rsidRPr="00D0703E">
        <w:rPr>
          <w:rFonts w:ascii="Arial" w:hAnsi="Arial" w:cs="Arial"/>
        </w:rPr>
        <w:t xml:space="preserve">, </w:t>
      </w:r>
      <w:r w:rsidR="00834CB3" w:rsidRPr="00D0703E">
        <w:rPr>
          <w:rFonts w:ascii="Arial" w:hAnsi="Arial" w:cs="Arial"/>
        </w:rPr>
        <w:t>Bryanston, Johannesburg, 219</w:t>
      </w:r>
      <w:r w:rsidR="00DF3173" w:rsidRPr="00D0703E">
        <w:rPr>
          <w:rFonts w:ascii="Arial" w:hAnsi="Arial" w:cs="Arial"/>
        </w:rPr>
        <w:t>1</w:t>
      </w:r>
      <w:r w:rsidR="00C96643" w:rsidRPr="00D0703E">
        <w:rPr>
          <w:rFonts w:ascii="Arial" w:hAnsi="Arial" w:cs="Arial"/>
        </w:rPr>
        <w:t xml:space="preserve"> </w:t>
      </w:r>
      <w:r w:rsidR="00274FFE" w:rsidRPr="00D0703E">
        <w:rPr>
          <w:rFonts w:ascii="Arial" w:hAnsi="Arial" w:cs="Arial"/>
        </w:rPr>
        <w:t>(</w:t>
      </w:r>
      <w:r w:rsidR="007B606C" w:rsidRPr="00D0703E">
        <w:rPr>
          <w:rFonts w:ascii="Arial" w:hAnsi="Arial" w:cs="Arial"/>
          <w:b/>
        </w:rPr>
        <w:t>Tiger</w:t>
      </w:r>
      <w:r w:rsidR="00274FFE" w:rsidRPr="00D0703E">
        <w:rPr>
          <w:rFonts w:ascii="Arial" w:hAnsi="Arial" w:cs="Arial"/>
        </w:rPr>
        <w:t>); and</w:t>
      </w:r>
    </w:p>
    <w:p w14:paraId="38843DCB" w14:textId="15678D1A" w:rsidR="003016C9" w:rsidRPr="00D0703E" w:rsidRDefault="003016C9" w:rsidP="00580462">
      <w:pPr>
        <w:pStyle w:val="BowRecitalBracketsNumber"/>
        <w:numPr>
          <w:ilvl w:val="0"/>
          <w:numId w:val="54"/>
        </w:numPr>
        <w:rPr>
          <w:rFonts w:ascii="Arial" w:hAnsi="Arial" w:cs="Arial"/>
          <w:u w:val="single"/>
          <w:lang w:val="en-ZA"/>
        </w:rPr>
      </w:pPr>
      <w:r w:rsidRPr="00D0703E">
        <w:rPr>
          <w:rFonts w:ascii="Arial" w:hAnsi="Arial" w:cs="Arial"/>
          <w:b/>
          <w:lang w:val="en-ZA"/>
        </w:rPr>
        <w:t>CHIPKINS PURATOS P</w:t>
      </w:r>
      <w:r w:rsidR="00F84483" w:rsidRPr="00D0703E">
        <w:rPr>
          <w:rFonts w:ascii="Arial" w:hAnsi="Arial" w:cs="Arial"/>
          <w:b/>
          <w:lang w:val="en-ZA"/>
        </w:rPr>
        <w:t>ROPRIETARY</w:t>
      </w:r>
      <w:r w:rsidRPr="00D0703E">
        <w:rPr>
          <w:rFonts w:ascii="Arial" w:hAnsi="Arial" w:cs="Arial"/>
          <w:b/>
          <w:lang w:val="en-ZA"/>
        </w:rPr>
        <w:t xml:space="preserve"> L</w:t>
      </w:r>
      <w:r w:rsidR="00F84483" w:rsidRPr="00D0703E">
        <w:rPr>
          <w:rFonts w:ascii="Arial" w:hAnsi="Arial" w:cs="Arial"/>
          <w:b/>
          <w:lang w:val="en-ZA"/>
        </w:rPr>
        <w:t>IMITED</w:t>
      </w:r>
      <w:r w:rsidR="00FC4763" w:rsidRPr="00D0703E">
        <w:rPr>
          <w:rFonts w:ascii="Arial" w:hAnsi="Arial" w:cs="Arial"/>
        </w:rPr>
        <w:t>,</w:t>
      </w:r>
      <w:r w:rsidR="00CC34BD" w:rsidRPr="00D0703E">
        <w:rPr>
          <w:rFonts w:ascii="Arial" w:hAnsi="Arial" w:cs="Arial"/>
        </w:rPr>
        <w:t xml:space="preserve"> </w:t>
      </w:r>
      <w:r w:rsidR="00274FFE" w:rsidRPr="00D0703E">
        <w:rPr>
          <w:rFonts w:ascii="Arial" w:hAnsi="Arial" w:cs="Arial"/>
        </w:rPr>
        <w:t xml:space="preserve">company registered in accordance with the laws of </w:t>
      </w:r>
      <w:r w:rsidR="002B2DAB" w:rsidRPr="00D0703E">
        <w:rPr>
          <w:rFonts w:ascii="Arial" w:hAnsi="Arial" w:cs="Arial"/>
        </w:rPr>
        <w:t xml:space="preserve">South Africa </w:t>
      </w:r>
      <w:r w:rsidR="00274FFE" w:rsidRPr="00D0703E">
        <w:rPr>
          <w:rFonts w:ascii="Arial" w:hAnsi="Arial" w:cs="Arial"/>
        </w:rPr>
        <w:t>under registration number</w:t>
      </w:r>
      <w:r w:rsidR="002E7186" w:rsidRPr="00D0703E">
        <w:rPr>
          <w:rFonts w:ascii="Arial" w:hAnsi="Arial" w:cs="Arial"/>
        </w:rPr>
        <w:t>:</w:t>
      </w:r>
      <w:r w:rsidR="00BF6E6E" w:rsidRPr="00D0703E">
        <w:rPr>
          <w:rFonts w:ascii="Arial" w:hAnsi="Arial" w:cs="Arial"/>
        </w:rPr>
        <w:t xml:space="preserve"> </w:t>
      </w:r>
      <w:r w:rsidR="00FC7DF6" w:rsidRPr="00D0703E">
        <w:rPr>
          <w:rFonts w:ascii="Arial" w:hAnsi="Arial" w:cs="Arial"/>
        </w:rPr>
        <w:t>1993/003106/07</w:t>
      </w:r>
      <w:r w:rsidR="00040FAA" w:rsidRPr="00D0703E">
        <w:rPr>
          <w:rFonts w:ascii="Arial" w:hAnsi="Arial" w:cs="Arial"/>
        </w:rPr>
        <w:t>, with its registered address at:</w:t>
      </w:r>
      <w:r w:rsidR="005D6EE5" w:rsidRPr="00D0703E">
        <w:rPr>
          <w:rFonts w:ascii="Arial" w:hAnsi="Arial" w:cs="Arial"/>
        </w:rPr>
        <w:t xml:space="preserve"> </w:t>
      </w:r>
      <w:r w:rsidR="00223508" w:rsidRPr="00D0703E">
        <w:rPr>
          <w:rFonts w:ascii="Arial" w:hAnsi="Arial" w:cs="Arial"/>
        </w:rPr>
        <w:t>3</w:t>
      </w:r>
      <w:r w:rsidR="00982256" w:rsidRPr="00D0703E">
        <w:rPr>
          <w:rFonts w:ascii="Arial" w:hAnsi="Arial" w:cs="Arial"/>
        </w:rPr>
        <w:t>1</w:t>
      </w:r>
      <w:r w:rsidR="00223508" w:rsidRPr="00D0703E">
        <w:rPr>
          <w:rFonts w:ascii="Arial" w:hAnsi="Arial" w:cs="Arial"/>
        </w:rPr>
        <w:t xml:space="preserve"> N</w:t>
      </w:r>
      <w:r w:rsidR="00FC7DF6" w:rsidRPr="00D0703E">
        <w:rPr>
          <w:rFonts w:ascii="Arial" w:hAnsi="Arial" w:cs="Arial"/>
        </w:rPr>
        <w:t>guni Drive, Longmeadow West, Modderfontein, 2065</w:t>
      </w:r>
      <w:r w:rsidR="00636885" w:rsidRPr="00D0703E">
        <w:rPr>
          <w:rFonts w:ascii="Arial" w:hAnsi="Arial" w:cs="Arial"/>
        </w:rPr>
        <w:t xml:space="preserve"> </w:t>
      </w:r>
      <w:r w:rsidR="00274FFE" w:rsidRPr="00D0703E">
        <w:rPr>
          <w:rFonts w:ascii="Arial" w:hAnsi="Arial" w:cs="Arial"/>
        </w:rPr>
        <w:t>(</w:t>
      </w:r>
      <w:r w:rsidR="00C96643" w:rsidRPr="00D0703E">
        <w:rPr>
          <w:rFonts w:ascii="Arial" w:hAnsi="Arial" w:cs="Arial"/>
        </w:rPr>
        <w:t xml:space="preserve">the </w:t>
      </w:r>
      <w:r w:rsidR="002B2DAB" w:rsidRPr="00D0703E">
        <w:rPr>
          <w:rFonts w:ascii="Arial" w:hAnsi="Arial" w:cs="Arial"/>
          <w:b/>
        </w:rPr>
        <w:t>Supplier</w:t>
      </w:r>
      <w:r w:rsidR="00274FFE" w:rsidRPr="00D0703E">
        <w:rPr>
          <w:rFonts w:ascii="Arial" w:hAnsi="Arial" w:cs="Arial"/>
        </w:rPr>
        <w:t>)</w:t>
      </w:r>
      <w:r w:rsidR="00010B9D" w:rsidRPr="00D0703E">
        <w:rPr>
          <w:rFonts w:ascii="Arial" w:hAnsi="Arial" w:cs="Arial"/>
        </w:rPr>
        <w:t>,</w:t>
      </w:r>
    </w:p>
    <w:p w14:paraId="57BCB6E5" w14:textId="110CF0F2" w:rsidR="00274FFE" w:rsidRPr="00D0703E" w:rsidRDefault="00010B9D" w:rsidP="003016C9">
      <w:pPr>
        <w:pStyle w:val="BowRecitalBracketsNumber"/>
        <w:numPr>
          <w:ilvl w:val="0"/>
          <w:numId w:val="0"/>
        </w:numPr>
        <w:rPr>
          <w:rFonts w:ascii="Arial" w:hAnsi="Arial" w:cs="Arial"/>
          <w:u w:val="single"/>
          <w:lang w:val="en-ZA"/>
        </w:rPr>
      </w:pPr>
      <w:r w:rsidRPr="00D0703E">
        <w:rPr>
          <w:rFonts w:ascii="Arial" w:hAnsi="Arial" w:cs="Arial"/>
        </w:rPr>
        <w:t xml:space="preserve"> each a</w:t>
      </w:r>
      <w:r w:rsidRPr="00D0703E">
        <w:rPr>
          <w:rFonts w:ascii="Arial" w:hAnsi="Arial" w:cs="Arial"/>
          <w:b/>
        </w:rPr>
        <w:t xml:space="preserve"> Party</w:t>
      </w:r>
      <w:r w:rsidRPr="00D0703E">
        <w:rPr>
          <w:rFonts w:ascii="Arial" w:hAnsi="Arial" w:cs="Arial"/>
        </w:rPr>
        <w:t xml:space="preserve">, and together the </w:t>
      </w:r>
      <w:r w:rsidRPr="00D0703E">
        <w:rPr>
          <w:rFonts w:ascii="Arial" w:hAnsi="Arial" w:cs="Arial"/>
          <w:b/>
        </w:rPr>
        <w:t>Parties</w:t>
      </w:r>
      <w:r w:rsidR="00274FFE" w:rsidRPr="00D0703E">
        <w:rPr>
          <w:rFonts w:ascii="Arial" w:hAnsi="Arial" w:cs="Arial"/>
        </w:rPr>
        <w:t>.</w:t>
      </w:r>
      <w:r w:rsidR="000655CC" w:rsidRPr="00D0703E">
        <w:rPr>
          <w:rFonts w:ascii="Arial" w:hAnsi="Arial" w:cs="Arial"/>
        </w:rPr>
        <w:t xml:space="preserve"> </w:t>
      </w:r>
    </w:p>
    <w:p w14:paraId="7DC160C7" w14:textId="771A5413" w:rsidR="00274FFE" w:rsidRPr="00D0703E" w:rsidRDefault="00274FFE" w:rsidP="00274FFE">
      <w:pPr>
        <w:rPr>
          <w:rFonts w:ascii="Arial" w:hAnsi="Arial" w:cs="Arial"/>
          <w:b/>
        </w:rPr>
      </w:pPr>
      <w:r w:rsidRPr="00D0703E">
        <w:rPr>
          <w:rFonts w:ascii="Arial" w:hAnsi="Arial" w:cs="Arial"/>
          <w:b/>
        </w:rPr>
        <w:t>WHEREAS</w:t>
      </w:r>
      <w:r w:rsidR="00CD0D67" w:rsidRPr="00D0703E">
        <w:rPr>
          <w:rFonts w:ascii="Arial" w:hAnsi="Arial" w:cs="Arial"/>
          <w:b/>
        </w:rPr>
        <w:t>:</w:t>
      </w:r>
      <w:r w:rsidR="000655CC" w:rsidRPr="00D0703E">
        <w:rPr>
          <w:rFonts w:ascii="Arial" w:hAnsi="Arial" w:cs="Arial"/>
          <w:b/>
        </w:rPr>
        <w:t xml:space="preserve"> </w:t>
      </w:r>
    </w:p>
    <w:p w14:paraId="77AAEB91" w14:textId="78555190" w:rsidR="000E1C00" w:rsidRPr="00D0703E" w:rsidRDefault="007B606C" w:rsidP="00CD0D67">
      <w:pPr>
        <w:pStyle w:val="BowAlphaUpper1"/>
        <w:rPr>
          <w:rFonts w:ascii="Arial" w:hAnsi="Arial" w:cs="Arial"/>
        </w:rPr>
      </w:pPr>
      <w:r w:rsidRPr="00D0703E">
        <w:rPr>
          <w:rFonts w:ascii="Arial" w:hAnsi="Arial" w:cs="Arial"/>
          <w:lang w:val="en-US"/>
        </w:rPr>
        <w:t>Tiger</w:t>
      </w:r>
      <w:r w:rsidR="00C72005" w:rsidRPr="00D0703E">
        <w:rPr>
          <w:rFonts w:ascii="Arial" w:hAnsi="Arial" w:cs="Arial"/>
          <w:lang w:val="en-US"/>
        </w:rPr>
        <w:t xml:space="preserve"> requires Ingredients</w:t>
      </w:r>
      <w:r w:rsidR="00010B9D" w:rsidRPr="00D0703E">
        <w:rPr>
          <w:rFonts w:ascii="Arial" w:hAnsi="Arial" w:cs="Arial"/>
          <w:lang w:val="en-US"/>
        </w:rPr>
        <w:t xml:space="preserve"> </w:t>
      </w:r>
      <w:r w:rsidR="00C72005" w:rsidRPr="00D0703E">
        <w:rPr>
          <w:rFonts w:ascii="Arial" w:hAnsi="Arial" w:cs="Arial"/>
          <w:lang w:val="en-US"/>
        </w:rPr>
        <w:t xml:space="preserve">to be used in the production of certain of </w:t>
      </w:r>
      <w:r w:rsidR="00BE37A3" w:rsidRPr="00D0703E">
        <w:rPr>
          <w:rFonts w:ascii="Arial" w:hAnsi="Arial" w:cs="Arial"/>
          <w:lang w:val="en-US"/>
        </w:rPr>
        <w:t>its</w:t>
      </w:r>
      <w:r w:rsidR="008A4173" w:rsidRPr="00D0703E">
        <w:rPr>
          <w:rFonts w:ascii="Arial" w:hAnsi="Arial" w:cs="Arial"/>
          <w:lang w:val="en-US"/>
        </w:rPr>
        <w:t xml:space="preserve"> </w:t>
      </w:r>
      <w:r w:rsidR="00040FAA" w:rsidRPr="00D0703E">
        <w:rPr>
          <w:rFonts w:ascii="Arial" w:hAnsi="Arial" w:cs="Arial"/>
          <w:lang w:val="en-US"/>
        </w:rPr>
        <w:t xml:space="preserve">fast-moving </w:t>
      </w:r>
      <w:r w:rsidR="000E1C00" w:rsidRPr="00D0703E">
        <w:rPr>
          <w:rFonts w:ascii="Arial" w:hAnsi="Arial" w:cs="Arial"/>
          <w:lang w:val="en-US"/>
        </w:rPr>
        <w:t xml:space="preserve">consumer goods that </w:t>
      </w:r>
      <w:r w:rsidRPr="00D0703E">
        <w:rPr>
          <w:rFonts w:ascii="Arial" w:hAnsi="Arial" w:cs="Arial"/>
          <w:lang w:val="en-US"/>
        </w:rPr>
        <w:t>Tiger</w:t>
      </w:r>
      <w:r w:rsidR="00B24366" w:rsidRPr="00D0703E">
        <w:rPr>
          <w:rFonts w:ascii="Arial" w:hAnsi="Arial" w:cs="Arial"/>
          <w:lang w:val="en-US"/>
        </w:rPr>
        <w:t xml:space="preserve"> manufactures</w:t>
      </w:r>
      <w:r w:rsidR="008A4173" w:rsidRPr="00D0703E">
        <w:rPr>
          <w:rFonts w:ascii="Arial" w:hAnsi="Arial" w:cs="Arial"/>
          <w:lang w:val="en-US"/>
        </w:rPr>
        <w:t xml:space="preserve"> directly or indirectly</w:t>
      </w:r>
      <w:r w:rsidR="000E1C00" w:rsidRPr="00D0703E">
        <w:rPr>
          <w:rFonts w:ascii="Arial" w:hAnsi="Arial" w:cs="Arial"/>
          <w:lang w:val="en-US"/>
        </w:rPr>
        <w:t xml:space="preserve">. </w:t>
      </w:r>
    </w:p>
    <w:p w14:paraId="17F7200A" w14:textId="3AF9CC08" w:rsidR="00274FFE" w:rsidRPr="00D0703E" w:rsidRDefault="007B606C" w:rsidP="00BE4C7A">
      <w:pPr>
        <w:pStyle w:val="BowAlphaUpper1"/>
        <w:numPr>
          <w:ilvl w:val="0"/>
          <w:numId w:val="4"/>
        </w:numPr>
        <w:rPr>
          <w:rFonts w:ascii="Arial" w:hAnsi="Arial" w:cs="Arial"/>
        </w:rPr>
      </w:pPr>
      <w:r w:rsidRPr="00D0703E">
        <w:rPr>
          <w:rFonts w:ascii="Arial" w:hAnsi="Arial" w:cs="Arial"/>
        </w:rPr>
        <w:t>Tiger</w:t>
      </w:r>
      <w:r w:rsidR="00CD0D67" w:rsidRPr="00D0703E">
        <w:rPr>
          <w:rFonts w:ascii="Arial" w:hAnsi="Arial" w:cs="Arial"/>
        </w:rPr>
        <w:t xml:space="preserve"> wishes to </w:t>
      </w:r>
      <w:r w:rsidR="00932749" w:rsidRPr="00D0703E">
        <w:rPr>
          <w:rFonts w:ascii="Arial" w:hAnsi="Arial" w:cs="Arial"/>
        </w:rPr>
        <w:t>purchase</w:t>
      </w:r>
      <w:r w:rsidR="00CD0D67" w:rsidRPr="00D0703E">
        <w:rPr>
          <w:rFonts w:ascii="Arial" w:hAnsi="Arial" w:cs="Arial"/>
        </w:rPr>
        <w:t xml:space="preserve">, and the Supplier wishes to supply, the </w:t>
      </w:r>
      <w:r w:rsidR="00BE37A3" w:rsidRPr="00D0703E">
        <w:rPr>
          <w:rFonts w:ascii="Arial" w:hAnsi="Arial" w:cs="Arial"/>
        </w:rPr>
        <w:t>Ingredients</w:t>
      </w:r>
      <w:r w:rsidR="00CD0D67" w:rsidRPr="00D0703E">
        <w:rPr>
          <w:rFonts w:ascii="Arial" w:hAnsi="Arial" w:cs="Arial"/>
        </w:rPr>
        <w:t xml:space="preserve"> on the terms and con</w:t>
      </w:r>
      <w:r w:rsidR="00FE2347" w:rsidRPr="00D0703E">
        <w:rPr>
          <w:rFonts w:ascii="Arial" w:hAnsi="Arial" w:cs="Arial"/>
        </w:rPr>
        <w:t>ditions set out in the</w:t>
      </w:r>
      <w:r w:rsidR="00CD0D67" w:rsidRPr="00D0703E">
        <w:rPr>
          <w:rFonts w:ascii="Arial" w:hAnsi="Arial" w:cs="Arial"/>
        </w:rPr>
        <w:t xml:space="preserve"> Agreement</w:t>
      </w:r>
      <w:r w:rsidR="00274FFE" w:rsidRPr="00D0703E">
        <w:rPr>
          <w:rFonts w:ascii="Arial" w:hAnsi="Arial" w:cs="Arial"/>
        </w:rPr>
        <w:t>.</w:t>
      </w:r>
    </w:p>
    <w:p w14:paraId="7E94E4CA" w14:textId="77777777" w:rsidR="008A1EE6" w:rsidRPr="00D0703E" w:rsidRDefault="008A1EE6" w:rsidP="008A1EE6">
      <w:pPr>
        <w:rPr>
          <w:rFonts w:ascii="Arial" w:hAnsi="Arial" w:cs="Arial"/>
          <w:b/>
        </w:rPr>
      </w:pPr>
      <w:r w:rsidRPr="00D0703E">
        <w:rPr>
          <w:rFonts w:ascii="Arial" w:hAnsi="Arial" w:cs="Arial"/>
          <w:b/>
        </w:rPr>
        <w:t>IT IS AGREED AS FOLLOWS:</w:t>
      </w:r>
    </w:p>
    <w:p w14:paraId="311A0C53" w14:textId="77777777" w:rsidR="008A1EE6" w:rsidRPr="00D0703E" w:rsidRDefault="008A1EE6" w:rsidP="008A1EE6">
      <w:pPr>
        <w:pStyle w:val="BowLevel1HeadingAltQ"/>
        <w:rPr>
          <w:rFonts w:ascii="Arial" w:hAnsi="Arial" w:cs="Arial"/>
        </w:rPr>
      </w:pPr>
      <w:bookmarkStart w:id="0" w:name="_Toc459625228"/>
      <w:bookmarkStart w:id="1" w:name="_Toc460323834"/>
      <w:bookmarkStart w:id="2" w:name="_Ref504519079"/>
      <w:bookmarkStart w:id="3" w:name="_Toc506215764"/>
      <w:r w:rsidRPr="00D0703E">
        <w:rPr>
          <w:rFonts w:ascii="Arial" w:hAnsi="Arial" w:cs="Arial"/>
        </w:rPr>
        <w:t>DEFINITIONS AND INTERPRETATION</w:t>
      </w:r>
      <w:bookmarkEnd w:id="0"/>
      <w:bookmarkEnd w:id="1"/>
      <w:bookmarkEnd w:id="2"/>
      <w:bookmarkEnd w:id="3"/>
    </w:p>
    <w:p w14:paraId="4F579834" w14:textId="48290F83" w:rsidR="008A1EE6" w:rsidRPr="00D0703E" w:rsidRDefault="008A1EE6" w:rsidP="008A1EE6">
      <w:pPr>
        <w:pStyle w:val="BowLevel2HeadingAltA"/>
        <w:rPr>
          <w:rFonts w:ascii="Arial" w:hAnsi="Arial" w:cs="Arial"/>
          <w:b/>
        </w:rPr>
      </w:pPr>
      <w:bookmarkStart w:id="4" w:name="_Toc459625229"/>
      <w:bookmarkStart w:id="5" w:name="_Ref506992448"/>
      <w:r w:rsidRPr="00D0703E">
        <w:rPr>
          <w:rFonts w:ascii="Arial" w:hAnsi="Arial" w:cs="Arial"/>
          <w:b/>
        </w:rPr>
        <w:t>Definitions</w:t>
      </w:r>
      <w:bookmarkEnd w:id="4"/>
      <w:r w:rsidR="000655CC" w:rsidRPr="00D0703E">
        <w:rPr>
          <w:rFonts w:ascii="Arial" w:hAnsi="Arial" w:cs="Arial"/>
          <w:b/>
        </w:rPr>
        <w:t xml:space="preserve"> </w:t>
      </w:r>
      <w:bookmarkEnd w:id="5"/>
    </w:p>
    <w:p w14:paraId="6E76EABD" w14:textId="24BBDD15" w:rsidR="008A1EE6" w:rsidRPr="00D0703E" w:rsidRDefault="008A1EE6" w:rsidP="008A1EE6">
      <w:pPr>
        <w:pStyle w:val="BowIndent2Alt2"/>
        <w:rPr>
          <w:rFonts w:ascii="Arial" w:hAnsi="Arial" w:cs="Arial"/>
        </w:rPr>
      </w:pPr>
      <w:r w:rsidRPr="00D0703E">
        <w:rPr>
          <w:rFonts w:ascii="Arial" w:hAnsi="Arial" w:cs="Arial"/>
        </w:rPr>
        <w:t>For the purposes of th</w:t>
      </w:r>
      <w:r w:rsidR="00DE6E4B" w:rsidRPr="00D0703E">
        <w:rPr>
          <w:rFonts w:ascii="Arial" w:hAnsi="Arial" w:cs="Arial"/>
        </w:rPr>
        <w:t>e</w:t>
      </w:r>
      <w:r w:rsidRPr="00D0703E">
        <w:rPr>
          <w:rFonts w:ascii="Arial" w:hAnsi="Arial" w:cs="Arial"/>
        </w:rPr>
        <w:t xml:space="preserve"> Agreement and the preamble above, </w:t>
      </w:r>
      <w:r w:rsidR="002C00CE" w:rsidRPr="00D0703E">
        <w:rPr>
          <w:rFonts w:ascii="Arial" w:hAnsi="Arial" w:cs="Arial"/>
        </w:rPr>
        <w:t>the following terms shall, unless otherwise stated or inconsistent with the context in which they appear, bear the following meanings</w:t>
      </w:r>
      <w:r w:rsidRPr="00D0703E">
        <w:rPr>
          <w:rFonts w:ascii="Arial" w:hAnsi="Arial" w:cs="Arial"/>
        </w:rPr>
        <w:t>:</w:t>
      </w:r>
    </w:p>
    <w:p w14:paraId="75D4190A" w14:textId="5E074846" w:rsidR="008A1EE6" w:rsidRPr="00D0703E" w:rsidRDefault="008A1EE6" w:rsidP="002C00CE">
      <w:pPr>
        <w:pStyle w:val="BowLevel3HeadingAltZ"/>
        <w:rPr>
          <w:rFonts w:ascii="Arial" w:hAnsi="Arial" w:cs="Arial"/>
        </w:rPr>
      </w:pPr>
      <w:r w:rsidRPr="00D0703E">
        <w:rPr>
          <w:rFonts w:ascii="Arial" w:hAnsi="Arial" w:cs="Arial"/>
          <w:b/>
        </w:rPr>
        <w:t>Agreement</w:t>
      </w:r>
      <w:r w:rsidR="00DE6E4B" w:rsidRPr="00D0703E">
        <w:rPr>
          <w:rFonts w:ascii="Arial" w:hAnsi="Arial" w:cs="Arial"/>
        </w:rPr>
        <w:t xml:space="preserve"> means th</w:t>
      </w:r>
      <w:r w:rsidR="00FE2347" w:rsidRPr="00D0703E">
        <w:rPr>
          <w:rFonts w:ascii="Arial" w:hAnsi="Arial" w:cs="Arial"/>
        </w:rPr>
        <w:t>is</w:t>
      </w:r>
      <w:r w:rsidR="00DE6E4B" w:rsidRPr="00D0703E">
        <w:rPr>
          <w:rFonts w:ascii="Arial" w:hAnsi="Arial" w:cs="Arial"/>
        </w:rPr>
        <w:t xml:space="preserve"> Master Supply A</w:t>
      </w:r>
      <w:r w:rsidR="002C00CE" w:rsidRPr="00D0703E">
        <w:rPr>
          <w:rFonts w:ascii="Arial" w:hAnsi="Arial" w:cs="Arial"/>
        </w:rPr>
        <w:t xml:space="preserve">greement </w:t>
      </w:r>
      <w:r w:rsidR="00FE2347" w:rsidRPr="00D0703E">
        <w:rPr>
          <w:rFonts w:ascii="Arial" w:hAnsi="Arial" w:cs="Arial"/>
        </w:rPr>
        <w:t xml:space="preserve">and </w:t>
      </w:r>
      <w:r w:rsidR="002C00CE" w:rsidRPr="00D0703E">
        <w:rPr>
          <w:rFonts w:ascii="Arial" w:hAnsi="Arial" w:cs="Arial"/>
        </w:rPr>
        <w:t>its Annexures and Schedules</w:t>
      </w:r>
      <w:r w:rsidR="00B37C9D" w:rsidRPr="00D0703E">
        <w:rPr>
          <w:rFonts w:ascii="Arial" w:hAnsi="Arial" w:cs="Arial"/>
        </w:rPr>
        <w:t>, including</w:t>
      </w:r>
      <w:r w:rsidR="00B60BDF" w:rsidRPr="00D0703E">
        <w:rPr>
          <w:rFonts w:ascii="Arial" w:hAnsi="Arial" w:cs="Arial"/>
        </w:rPr>
        <w:t xml:space="preserve"> </w:t>
      </w:r>
      <w:r w:rsidR="001854B1" w:rsidRPr="00D0703E">
        <w:rPr>
          <w:rFonts w:ascii="Arial" w:hAnsi="Arial" w:cs="Arial"/>
        </w:rPr>
        <w:t>each applicable</w:t>
      </w:r>
      <w:r w:rsidR="00B60BDF" w:rsidRPr="00D0703E">
        <w:rPr>
          <w:rFonts w:ascii="Arial" w:hAnsi="Arial" w:cs="Arial"/>
        </w:rPr>
        <w:t xml:space="preserve"> </w:t>
      </w:r>
      <w:r w:rsidR="00B37C9D" w:rsidRPr="00D0703E">
        <w:rPr>
          <w:rFonts w:ascii="Arial" w:hAnsi="Arial" w:cs="Arial"/>
        </w:rPr>
        <w:t>Commercial Terms Schedule</w:t>
      </w:r>
      <w:r w:rsidR="00B71C48" w:rsidRPr="00D0703E">
        <w:rPr>
          <w:rFonts w:ascii="Arial" w:hAnsi="Arial" w:cs="Arial"/>
        </w:rPr>
        <w:t>,</w:t>
      </w:r>
      <w:r w:rsidR="002C00CE" w:rsidRPr="00D0703E">
        <w:rPr>
          <w:rFonts w:ascii="Arial" w:hAnsi="Arial" w:cs="Arial"/>
        </w:rPr>
        <w:t xml:space="preserve"> </w:t>
      </w:r>
      <w:r w:rsidR="001854B1" w:rsidRPr="00D0703E">
        <w:rPr>
          <w:rFonts w:ascii="Arial" w:hAnsi="Arial" w:cs="Arial"/>
        </w:rPr>
        <w:t>which shall form part of it</w:t>
      </w:r>
      <w:r w:rsidRPr="00D0703E">
        <w:rPr>
          <w:rFonts w:ascii="Arial" w:hAnsi="Arial" w:cs="Arial"/>
        </w:rPr>
        <w:t>;</w:t>
      </w:r>
      <w:r w:rsidR="000655CC" w:rsidRPr="00D0703E">
        <w:rPr>
          <w:rFonts w:ascii="Arial" w:hAnsi="Arial" w:cs="Arial"/>
        </w:rPr>
        <w:t xml:space="preserve"> </w:t>
      </w:r>
    </w:p>
    <w:p w14:paraId="5398D1E8" w14:textId="060B9F4D" w:rsidR="008A1EE6" w:rsidRPr="00D0703E" w:rsidRDefault="008A1EE6" w:rsidP="002C00CE">
      <w:pPr>
        <w:pStyle w:val="BowLevel3HeadingAltZ"/>
        <w:rPr>
          <w:rFonts w:ascii="Arial" w:hAnsi="Arial" w:cs="Arial"/>
        </w:rPr>
      </w:pPr>
      <w:r w:rsidRPr="00D0703E">
        <w:rPr>
          <w:rFonts w:ascii="Arial" w:hAnsi="Arial" w:cs="Arial"/>
          <w:b/>
        </w:rPr>
        <w:t>Business Day</w:t>
      </w:r>
      <w:r w:rsidRPr="00D0703E">
        <w:rPr>
          <w:rFonts w:ascii="Arial" w:hAnsi="Arial" w:cs="Arial"/>
        </w:rPr>
        <w:t xml:space="preserve"> </w:t>
      </w:r>
      <w:r w:rsidR="00FE2347" w:rsidRPr="00D0703E">
        <w:rPr>
          <w:rFonts w:ascii="Arial" w:hAnsi="Arial" w:cs="Arial"/>
        </w:rPr>
        <w:t xml:space="preserve">means any day </w:t>
      </w:r>
      <w:r w:rsidR="002C00CE" w:rsidRPr="00D0703E">
        <w:rPr>
          <w:rFonts w:ascii="Arial" w:hAnsi="Arial" w:cs="Arial"/>
        </w:rPr>
        <w:t>other than a Saturday, Sunday or statutory holiday</w:t>
      </w:r>
      <w:r w:rsidR="00FE2347" w:rsidRPr="00D0703E">
        <w:rPr>
          <w:rFonts w:ascii="Arial" w:hAnsi="Arial" w:cs="Arial"/>
        </w:rPr>
        <w:t xml:space="preserve"> in South Africa</w:t>
      </w:r>
      <w:r w:rsidRPr="00D0703E">
        <w:rPr>
          <w:rFonts w:ascii="Arial" w:hAnsi="Arial" w:cs="Arial"/>
        </w:rPr>
        <w:t>;</w:t>
      </w:r>
    </w:p>
    <w:p w14:paraId="28B99AA2" w14:textId="7FEA5756" w:rsidR="006949B5" w:rsidRPr="00D0703E" w:rsidRDefault="006949B5" w:rsidP="002C00CE">
      <w:pPr>
        <w:pStyle w:val="BowLevel3HeadingAltZ"/>
        <w:rPr>
          <w:rFonts w:ascii="Arial" w:hAnsi="Arial" w:cs="Arial"/>
        </w:rPr>
      </w:pPr>
      <w:r w:rsidRPr="00D0703E">
        <w:rPr>
          <w:rFonts w:ascii="Arial" w:hAnsi="Arial" w:cs="Arial"/>
          <w:b/>
        </w:rPr>
        <w:t>Commencement Date</w:t>
      </w:r>
      <w:r w:rsidRPr="00D0703E">
        <w:rPr>
          <w:rFonts w:ascii="Arial" w:hAnsi="Arial" w:cs="Arial"/>
        </w:rPr>
        <w:t xml:space="preserve"> means</w:t>
      </w:r>
      <w:r w:rsidR="00BE4C7A" w:rsidRPr="00D0703E">
        <w:rPr>
          <w:rFonts w:ascii="Arial" w:hAnsi="Arial" w:cs="Arial"/>
        </w:rPr>
        <w:t xml:space="preserve"> </w:t>
      </w:r>
      <w:r w:rsidR="0071504C">
        <w:rPr>
          <w:rFonts w:ascii="Arial" w:hAnsi="Arial" w:cs="Arial"/>
          <w:b/>
          <w:i/>
        </w:rPr>
        <w:t xml:space="preserve">1 April </w:t>
      </w:r>
      <w:r w:rsidR="00FD2C54">
        <w:rPr>
          <w:rFonts w:ascii="Arial" w:hAnsi="Arial" w:cs="Arial"/>
          <w:b/>
          <w:i/>
        </w:rPr>
        <w:t>2023</w:t>
      </w:r>
      <w:r w:rsidR="00FD2C54" w:rsidRPr="00D0703E">
        <w:rPr>
          <w:rFonts w:ascii="Arial" w:hAnsi="Arial" w:cs="Arial"/>
          <w:b/>
          <w:i/>
        </w:rPr>
        <w:t>,</w:t>
      </w:r>
      <w:r w:rsidR="00DC687B" w:rsidRPr="00D0703E">
        <w:rPr>
          <w:rFonts w:ascii="Arial" w:hAnsi="Arial" w:cs="Arial"/>
          <w:b/>
        </w:rPr>
        <w:t xml:space="preserve"> </w:t>
      </w:r>
      <w:r w:rsidR="00DC687B" w:rsidRPr="00D0703E">
        <w:rPr>
          <w:rFonts w:ascii="Arial" w:hAnsi="Arial" w:cs="Arial"/>
        </w:rPr>
        <w:t>notwithstandi</w:t>
      </w:r>
      <w:r w:rsidR="0060473A" w:rsidRPr="00D0703E">
        <w:rPr>
          <w:rFonts w:ascii="Arial" w:hAnsi="Arial" w:cs="Arial"/>
        </w:rPr>
        <w:t>ng the date of signature of the</w:t>
      </w:r>
      <w:r w:rsidR="00DC687B" w:rsidRPr="00D0703E">
        <w:rPr>
          <w:rFonts w:ascii="Arial" w:hAnsi="Arial" w:cs="Arial"/>
        </w:rPr>
        <w:t xml:space="preserve"> Agreement by the Parties</w:t>
      </w:r>
      <w:r w:rsidR="00BE4C7A" w:rsidRPr="00D0703E">
        <w:rPr>
          <w:rFonts w:ascii="Arial" w:hAnsi="Arial" w:cs="Arial"/>
        </w:rPr>
        <w:t xml:space="preserve">; </w:t>
      </w:r>
    </w:p>
    <w:p w14:paraId="74178690" w14:textId="70EEAE65" w:rsidR="00B37C9D" w:rsidRPr="00D0703E" w:rsidRDefault="00B37C9D" w:rsidP="00B37C9D">
      <w:pPr>
        <w:pStyle w:val="BowLevel3HeadingAltZ"/>
        <w:rPr>
          <w:rFonts w:ascii="Arial" w:hAnsi="Arial" w:cs="Arial"/>
          <w:b/>
        </w:rPr>
      </w:pPr>
      <w:r w:rsidRPr="00D0703E">
        <w:rPr>
          <w:rFonts w:ascii="Arial" w:hAnsi="Arial" w:cs="Arial"/>
          <w:b/>
        </w:rPr>
        <w:t xml:space="preserve">Commercial Terms Schedule </w:t>
      </w:r>
      <w:r w:rsidRPr="00D0703E">
        <w:rPr>
          <w:rFonts w:ascii="Arial" w:hAnsi="Arial" w:cs="Arial"/>
        </w:rPr>
        <w:t xml:space="preserve">means </w:t>
      </w:r>
      <w:r w:rsidR="0064131D" w:rsidRPr="00D0703E">
        <w:rPr>
          <w:rFonts w:ascii="Arial" w:hAnsi="Arial" w:cs="Arial"/>
        </w:rPr>
        <w:t>each</w:t>
      </w:r>
      <w:r w:rsidR="00DE6E4B" w:rsidRPr="00D0703E">
        <w:rPr>
          <w:rFonts w:ascii="Arial" w:hAnsi="Arial" w:cs="Arial"/>
        </w:rPr>
        <w:t xml:space="preserve"> </w:t>
      </w:r>
      <w:r w:rsidR="00207187" w:rsidRPr="00D0703E">
        <w:rPr>
          <w:rFonts w:ascii="Arial" w:hAnsi="Arial" w:cs="Arial"/>
        </w:rPr>
        <w:t xml:space="preserve">commercial terms </w:t>
      </w:r>
      <w:r w:rsidR="00DE6E4B" w:rsidRPr="00D0703E">
        <w:rPr>
          <w:rFonts w:ascii="Arial" w:hAnsi="Arial" w:cs="Arial"/>
        </w:rPr>
        <w:t>s</w:t>
      </w:r>
      <w:r w:rsidRPr="00D0703E">
        <w:rPr>
          <w:rFonts w:ascii="Arial" w:hAnsi="Arial" w:cs="Arial"/>
        </w:rPr>
        <w:t xml:space="preserve">chedule setting </w:t>
      </w:r>
      <w:r w:rsidR="00207187" w:rsidRPr="00D0703E">
        <w:rPr>
          <w:rFonts w:ascii="Arial" w:hAnsi="Arial" w:cs="Arial"/>
        </w:rPr>
        <w:t>out</w:t>
      </w:r>
      <w:r w:rsidRPr="00D0703E">
        <w:rPr>
          <w:rFonts w:ascii="Arial" w:hAnsi="Arial" w:cs="Arial"/>
        </w:rPr>
        <w:t xml:space="preserve"> specific terms and conditions </w:t>
      </w:r>
      <w:r w:rsidR="0064131D" w:rsidRPr="00D0703E">
        <w:rPr>
          <w:rFonts w:ascii="Arial" w:hAnsi="Arial" w:cs="Arial"/>
        </w:rPr>
        <w:t>regulating</w:t>
      </w:r>
      <w:r w:rsidRPr="00D0703E">
        <w:rPr>
          <w:rFonts w:ascii="Arial" w:hAnsi="Arial" w:cs="Arial"/>
        </w:rPr>
        <w:t xml:space="preserve"> the supply</w:t>
      </w:r>
      <w:r w:rsidR="003945A9" w:rsidRPr="00D0703E">
        <w:rPr>
          <w:rFonts w:ascii="Arial" w:hAnsi="Arial" w:cs="Arial"/>
        </w:rPr>
        <w:t xml:space="preserve"> and </w:t>
      </w:r>
      <w:r w:rsidR="00932749" w:rsidRPr="00D0703E">
        <w:rPr>
          <w:rFonts w:ascii="Arial" w:hAnsi="Arial" w:cs="Arial"/>
        </w:rPr>
        <w:t>purchase</w:t>
      </w:r>
      <w:r w:rsidRPr="00D0703E">
        <w:rPr>
          <w:rFonts w:ascii="Arial" w:hAnsi="Arial" w:cs="Arial"/>
        </w:rPr>
        <w:t xml:space="preserve"> o</w:t>
      </w:r>
      <w:r w:rsidR="00BE37A3" w:rsidRPr="00D0703E">
        <w:rPr>
          <w:rFonts w:ascii="Arial" w:hAnsi="Arial" w:cs="Arial"/>
        </w:rPr>
        <w:t>f particular Ingredients</w:t>
      </w:r>
      <w:r w:rsidRPr="00D0703E">
        <w:rPr>
          <w:rFonts w:ascii="Arial" w:hAnsi="Arial" w:cs="Arial"/>
        </w:rPr>
        <w:t xml:space="preserve"> </w:t>
      </w:r>
      <w:r w:rsidR="003945A9" w:rsidRPr="00D0703E">
        <w:rPr>
          <w:rFonts w:ascii="Arial" w:hAnsi="Arial" w:cs="Arial"/>
        </w:rPr>
        <w:t>by</w:t>
      </w:r>
      <w:r w:rsidRPr="00D0703E">
        <w:rPr>
          <w:rFonts w:ascii="Arial" w:hAnsi="Arial" w:cs="Arial"/>
        </w:rPr>
        <w:t xml:space="preserve"> the Supplier </w:t>
      </w:r>
      <w:r w:rsidR="003945A9" w:rsidRPr="00D0703E">
        <w:rPr>
          <w:rFonts w:ascii="Arial" w:hAnsi="Arial" w:cs="Arial"/>
        </w:rPr>
        <w:t>and</w:t>
      </w:r>
      <w:r w:rsidRPr="00D0703E">
        <w:rPr>
          <w:rFonts w:ascii="Arial" w:hAnsi="Arial" w:cs="Arial"/>
        </w:rPr>
        <w:t xml:space="preserve"> </w:t>
      </w:r>
      <w:r w:rsidR="007B606C" w:rsidRPr="00D0703E">
        <w:rPr>
          <w:rFonts w:ascii="Arial" w:hAnsi="Arial" w:cs="Arial"/>
        </w:rPr>
        <w:t>Tiger</w:t>
      </w:r>
      <w:r w:rsidR="003945A9" w:rsidRPr="00D0703E">
        <w:rPr>
          <w:rFonts w:ascii="Arial" w:hAnsi="Arial" w:cs="Arial"/>
        </w:rPr>
        <w:t xml:space="preserve"> respectively,</w:t>
      </w:r>
      <w:r w:rsidRPr="00D0703E">
        <w:rPr>
          <w:rFonts w:ascii="Arial" w:hAnsi="Arial" w:cs="Arial"/>
        </w:rPr>
        <w:t xml:space="preserve"> pursuant to this Master Supply Agreement;</w:t>
      </w:r>
    </w:p>
    <w:p w14:paraId="2DA2E628" w14:textId="2B7B0065" w:rsidR="00714E51" w:rsidRPr="0071504C" w:rsidRDefault="00714E51" w:rsidP="00343C63">
      <w:pPr>
        <w:pStyle w:val="BowLevel3HeadingAltZ"/>
        <w:rPr>
          <w:rFonts w:ascii="Arial" w:hAnsi="Arial" w:cs="Arial"/>
          <w:bCs/>
        </w:rPr>
      </w:pPr>
      <w:r>
        <w:rPr>
          <w:rFonts w:ascii="Arial" w:hAnsi="Arial" w:cs="Arial"/>
          <w:b/>
        </w:rPr>
        <w:t xml:space="preserve">Equipment </w:t>
      </w:r>
      <w:r w:rsidRPr="0071504C">
        <w:rPr>
          <w:rFonts w:ascii="Arial" w:hAnsi="Arial" w:cs="Arial"/>
          <w:bCs/>
        </w:rPr>
        <w:t xml:space="preserve">means the equipment to be supplied by the Supplier as identified in </w:t>
      </w:r>
      <w:r w:rsidR="00677F81">
        <w:rPr>
          <w:rFonts w:ascii="Arial" w:hAnsi="Arial" w:cs="Arial"/>
          <w:bCs/>
        </w:rPr>
        <w:t>Schedule 1</w:t>
      </w:r>
      <w:r w:rsidRPr="0071504C">
        <w:rPr>
          <w:rFonts w:ascii="Arial" w:hAnsi="Arial" w:cs="Arial"/>
          <w:bCs/>
        </w:rPr>
        <w:t>;</w:t>
      </w:r>
    </w:p>
    <w:p w14:paraId="7AD49671" w14:textId="6C7DB558" w:rsidR="00BE37A3" w:rsidRPr="00D0703E" w:rsidRDefault="00BE37A3" w:rsidP="00343C63">
      <w:pPr>
        <w:pStyle w:val="BowLevel3HeadingAltZ"/>
        <w:rPr>
          <w:rFonts w:ascii="Arial" w:hAnsi="Arial" w:cs="Arial"/>
          <w:b/>
        </w:rPr>
      </w:pPr>
      <w:r w:rsidRPr="00D0703E">
        <w:rPr>
          <w:rFonts w:ascii="Arial" w:hAnsi="Arial" w:cs="Arial"/>
          <w:b/>
        </w:rPr>
        <w:t xml:space="preserve">Ingredients </w:t>
      </w:r>
      <w:r w:rsidRPr="00D0703E">
        <w:rPr>
          <w:rFonts w:ascii="Arial" w:hAnsi="Arial" w:cs="Arial"/>
        </w:rPr>
        <w:t xml:space="preserve">means the ingredients </w:t>
      </w:r>
      <w:r w:rsidR="00932749" w:rsidRPr="00D0703E">
        <w:rPr>
          <w:rFonts w:ascii="Arial" w:hAnsi="Arial" w:cs="Arial"/>
        </w:rPr>
        <w:t>purchase</w:t>
      </w:r>
      <w:r w:rsidRPr="00D0703E">
        <w:rPr>
          <w:rFonts w:ascii="Arial" w:hAnsi="Arial" w:cs="Arial"/>
        </w:rPr>
        <w:t xml:space="preserve"> by Tiger and as set out in the applicable Commercial Terms Schedule;</w:t>
      </w:r>
    </w:p>
    <w:p w14:paraId="4CC5E124" w14:textId="1ABC53CE" w:rsidR="00010B9D" w:rsidRPr="00D0703E" w:rsidRDefault="00DE6E4B" w:rsidP="00BE37A3">
      <w:pPr>
        <w:pStyle w:val="BowLevel3HeadingAltZ"/>
        <w:rPr>
          <w:rFonts w:ascii="Arial" w:hAnsi="Arial" w:cs="Arial"/>
          <w:b/>
        </w:rPr>
      </w:pPr>
      <w:r w:rsidRPr="00D0703E">
        <w:rPr>
          <w:rFonts w:ascii="Arial" w:hAnsi="Arial" w:cs="Arial"/>
          <w:b/>
        </w:rPr>
        <w:t>Master Supply Agreement</w:t>
      </w:r>
      <w:r w:rsidRPr="00D0703E">
        <w:rPr>
          <w:rFonts w:ascii="Arial" w:hAnsi="Arial" w:cs="Arial"/>
        </w:rPr>
        <w:t xml:space="preserve"> means this master supply agreement</w:t>
      </w:r>
      <w:r w:rsidR="00207187" w:rsidRPr="00D0703E">
        <w:rPr>
          <w:rFonts w:ascii="Arial" w:hAnsi="Arial" w:cs="Arial"/>
        </w:rPr>
        <w:t xml:space="preserve"> excluding the Commercial Terms Schedules</w:t>
      </w:r>
      <w:r w:rsidR="00BE37A3" w:rsidRPr="00D0703E">
        <w:rPr>
          <w:rFonts w:ascii="Arial" w:hAnsi="Arial" w:cs="Arial"/>
        </w:rPr>
        <w:t xml:space="preserve"> and</w:t>
      </w:r>
      <w:r w:rsidR="00207187" w:rsidRPr="00D0703E">
        <w:rPr>
          <w:rFonts w:ascii="Arial" w:hAnsi="Arial" w:cs="Arial"/>
        </w:rPr>
        <w:t xml:space="preserve"> A</w:t>
      </w:r>
      <w:r w:rsidR="00BE37A3" w:rsidRPr="00D0703E">
        <w:rPr>
          <w:rFonts w:ascii="Arial" w:hAnsi="Arial" w:cs="Arial"/>
        </w:rPr>
        <w:t>nnexures</w:t>
      </w:r>
      <w:r w:rsidRPr="00D0703E">
        <w:rPr>
          <w:rFonts w:ascii="Arial" w:hAnsi="Arial" w:cs="Arial"/>
        </w:rPr>
        <w:t xml:space="preserve">; </w:t>
      </w:r>
      <w:r w:rsidR="00BE37A3" w:rsidRPr="00D0703E">
        <w:rPr>
          <w:rFonts w:ascii="Arial" w:hAnsi="Arial" w:cs="Arial"/>
        </w:rPr>
        <w:t>and</w:t>
      </w:r>
    </w:p>
    <w:p w14:paraId="5EAA36D7" w14:textId="605E73DF" w:rsidR="003773C1" w:rsidRPr="00D0703E" w:rsidRDefault="0022508C" w:rsidP="00010B9D">
      <w:pPr>
        <w:pStyle w:val="BowLevel3HeadingAltZ"/>
        <w:rPr>
          <w:rFonts w:ascii="Arial" w:hAnsi="Arial" w:cs="Arial"/>
        </w:rPr>
      </w:pPr>
      <w:r w:rsidRPr="00D0703E">
        <w:rPr>
          <w:rFonts w:ascii="Arial" w:hAnsi="Arial" w:cs="Arial"/>
          <w:b/>
        </w:rPr>
        <w:t xml:space="preserve">VAT </w:t>
      </w:r>
      <w:r w:rsidRPr="00D0703E">
        <w:rPr>
          <w:rFonts w:ascii="Arial" w:hAnsi="Arial" w:cs="Arial"/>
        </w:rPr>
        <w:t>means value-added tax levied in terms of the Value-Added Tax Act, No. 89 of 1991</w:t>
      </w:r>
      <w:r w:rsidR="003773C1" w:rsidRPr="00D0703E">
        <w:rPr>
          <w:rFonts w:ascii="Arial" w:hAnsi="Arial" w:cs="Arial"/>
        </w:rPr>
        <w:t xml:space="preserve">. </w:t>
      </w:r>
    </w:p>
    <w:p w14:paraId="7465AC90" w14:textId="12B25DFA" w:rsidR="00E47B2B" w:rsidRPr="00D0703E" w:rsidRDefault="00E47B2B" w:rsidP="00E47B2B">
      <w:pPr>
        <w:pStyle w:val="BowLevel2HeadingAltA"/>
        <w:numPr>
          <w:ilvl w:val="0"/>
          <w:numId w:val="0"/>
        </w:numPr>
        <w:ind w:left="851"/>
        <w:rPr>
          <w:rFonts w:ascii="Arial" w:hAnsi="Arial" w:cs="Arial"/>
        </w:rPr>
      </w:pPr>
      <w:bookmarkStart w:id="6" w:name="_Toc459625230"/>
      <w:bookmarkStart w:id="7" w:name="_Ref501534590"/>
    </w:p>
    <w:p w14:paraId="5FCBEE0D" w14:textId="77777777" w:rsidR="006606AD" w:rsidRPr="00D0703E" w:rsidRDefault="006606AD" w:rsidP="00E47B2B">
      <w:pPr>
        <w:pStyle w:val="BowLevel2HeadingAltA"/>
        <w:numPr>
          <w:ilvl w:val="0"/>
          <w:numId w:val="0"/>
        </w:numPr>
        <w:ind w:left="851"/>
        <w:rPr>
          <w:rFonts w:ascii="Arial" w:hAnsi="Arial" w:cs="Arial"/>
        </w:rPr>
      </w:pPr>
    </w:p>
    <w:p w14:paraId="4306BE8E" w14:textId="77777777" w:rsidR="008A1EE6" w:rsidRPr="00D0703E" w:rsidRDefault="008A1EE6" w:rsidP="008A1EE6">
      <w:pPr>
        <w:pStyle w:val="BowLevel2HeadingAltA"/>
        <w:rPr>
          <w:rFonts w:ascii="Arial" w:hAnsi="Arial" w:cs="Arial"/>
        </w:rPr>
      </w:pPr>
      <w:r w:rsidRPr="00D0703E">
        <w:rPr>
          <w:rFonts w:ascii="Arial" w:hAnsi="Arial" w:cs="Arial"/>
          <w:b/>
        </w:rPr>
        <w:t>Interpretation</w:t>
      </w:r>
      <w:bookmarkEnd w:id="6"/>
      <w:bookmarkEnd w:id="7"/>
    </w:p>
    <w:p w14:paraId="74C92F5D" w14:textId="08175327" w:rsidR="008A1EE6" w:rsidRPr="00D0703E" w:rsidRDefault="00C65D72" w:rsidP="00BE4C7A">
      <w:pPr>
        <w:pStyle w:val="BowLevel3HeadingAltZ"/>
        <w:numPr>
          <w:ilvl w:val="2"/>
          <w:numId w:val="1"/>
        </w:numPr>
        <w:rPr>
          <w:rFonts w:ascii="Arial" w:hAnsi="Arial" w:cs="Arial"/>
        </w:rPr>
      </w:pPr>
      <w:r w:rsidRPr="00D0703E">
        <w:rPr>
          <w:rFonts w:ascii="Arial" w:hAnsi="Arial" w:cs="Arial"/>
        </w:rPr>
        <w:t xml:space="preserve">Unless expressly provided to the contrary or inconsistent with the </w:t>
      </w:r>
      <w:r w:rsidR="0042670F" w:rsidRPr="00D0703E">
        <w:rPr>
          <w:rFonts w:ascii="Arial" w:hAnsi="Arial" w:cs="Arial"/>
        </w:rPr>
        <w:t>context, the Parties agree that: (i)</w:t>
      </w:r>
      <w:r w:rsidR="00DE6E4B" w:rsidRPr="00D0703E">
        <w:rPr>
          <w:rFonts w:ascii="Arial" w:hAnsi="Arial" w:cs="Arial"/>
        </w:rPr>
        <w:t> the</w:t>
      </w:r>
      <w:r w:rsidRPr="00D0703E">
        <w:rPr>
          <w:rFonts w:ascii="Arial" w:hAnsi="Arial" w:cs="Arial"/>
        </w:rPr>
        <w:t xml:space="preserve"> Agreement shall be interpreted in accordance with the principles of interpretation </w:t>
      </w:r>
      <w:r w:rsidR="0042670F" w:rsidRPr="00D0703E">
        <w:rPr>
          <w:rFonts w:ascii="Arial" w:hAnsi="Arial" w:cs="Arial"/>
        </w:rPr>
        <w:t>; and (ii) i</w:t>
      </w:r>
      <w:r w:rsidRPr="00D0703E">
        <w:rPr>
          <w:rFonts w:ascii="Arial" w:hAnsi="Arial" w:cs="Arial"/>
        </w:rPr>
        <w:t xml:space="preserve">n addition to the definitions </w:t>
      </w:r>
      <w:r w:rsidR="0042670F" w:rsidRPr="00D0703E">
        <w:rPr>
          <w:rFonts w:ascii="Arial" w:hAnsi="Arial" w:cs="Arial"/>
        </w:rPr>
        <w:t xml:space="preserve">in clause </w:t>
      </w:r>
      <w:r w:rsidR="004F4933" w:rsidRPr="00D0703E">
        <w:rPr>
          <w:rFonts w:ascii="Arial" w:hAnsi="Arial" w:cs="Arial"/>
        </w:rPr>
        <w:fldChar w:fldCharType="begin"/>
      </w:r>
      <w:r w:rsidR="004F4933" w:rsidRPr="00D0703E">
        <w:rPr>
          <w:rFonts w:ascii="Arial" w:hAnsi="Arial" w:cs="Arial"/>
        </w:rPr>
        <w:instrText xml:space="preserve"> REF _Ref506992448 \w \h </w:instrText>
      </w:r>
      <w:r w:rsidR="004F2EB0" w:rsidRPr="00D0703E">
        <w:rPr>
          <w:rFonts w:ascii="Arial" w:hAnsi="Arial" w:cs="Arial"/>
        </w:rPr>
        <w:instrText xml:space="preserve"> \* MERGEFORMAT </w:instrText>
      </w:r>
      <w:r w:rsidR="004F4933" w:rsidRPr="00D0703E">
        <w:rPr>
          <w:rFonts w:ascii="Arial" w:hAnsi="Arial" w:cs="Arial"/>
        </w:rPr>
      </w:r>
      <w:r w:rsidR="004F4933" w:rsidRPr="00D0703E">
        <w:rPr>
          <w:rFonts w:ascii="Arial" w:hAnsi="Arial" w:cs="Arial"/>
        </w:rPr>
        <w:fldChar w:fldCharType="separate"/>
      </w:r>
      <w:r w:rsidR="009E1854" w:rsidRPr="00D0703E">
        <w:rPr>
          <w:rFonts w:ascii="Arial" w:hAnsi="Arial" w:cs="Arial"/>
        </w:rPr>
        <w:t>1.1</w:t>
      </w:r>
      <w:r w:rsidR="004F4933" w:rsidRPr="00D0703E">
        <w:rPr>
          <w:rFonts w:ascii="Arial" w:hAnsi="Arial" w:cs="Arial"/>
        </w:rPr>
        <w:fldChar w:fldCharType="end"/>
      </w:r>
      <w:r w:rsidR="008A1EE6" w:rsidRPr="00D0703E">
        <w:rPr>
          <w:rFonts w:ascii="Arial" w:hAnsi="Arial" w:cs="Arial"/>
        </w:rPr>
        <w:t>:</w:t>
      </w:r>
    </w:p>
    <w:p w14:paraId="51B90244" w14:textId="4A0320E7" w:rsidR="00750ECA" w:rsidRPr="00D0703E" w:rsidRDefault="0042670F" w:rsidP="00423DE3">
      <w:pPr>
        <w:pStyle w:val="BowLevel4HeadingAltX"/>
        <w:rPr>
          <w:rFonts w:ascii="Arial" w:hAnsi="Arial" w:cs="Arial"/>
        </w:rPr>
      </w:pPr>
      <w:r w:rsidRPr="00D0703E">
        <w:rPr>
          <w:rFonts w:ascii="Arial" w:hAnsi="Arial" w:cs="Arial"/>
        </w:rPr>
        <w:t>a reference to th</w:t>
      </w:r>
      <w:r w:rsidR="00DE6E4B" w:rsidRPr="00D0703E">
        <w:rPr>
          <w:rFonts w:ascii="Arial" w:hAnsi="Arial" w:cs="Arial"/>
        </w:rPr>
        <w:t>e</w:t>
      </w:r>
      <w:r w:rsidRPr="00D0703E">
        <w:rPr>
          <w:rFonts w:ascii="Arial" w:hAnsi="Arial" w:cs="Arial"/>
        </w:rPr>
        <w:t xml:space="preserve"> </w:t>
      </w:r>
      <w:r w:rsidRPr="00D0703E">
        <w:rPr>
          <w:rFonts w:ascii="Arial" w:hAnsi="Arial" w:cs="Arial"/>
          <w:b/>
        </w:rPr>
        <w:t>Agreement</w:t>
      </w:r>
      <w:r w:rsidR="00DE6E4B" w:rsidRPr="00D0703E">
        <w:rPr>
          <w:rFonts w:ascii="Arial" w:hAnsi="Arial" w:cs="Arial"/>
        </w:rPr>
        <w:t xml:space="preserve">, this </w:t>
      </w:r>
      <w:r w:rsidR="00DE6E4B" w:rsidRPr="00D0703E">
        <w:rPr>
          <w:rFonts w:ascii="Arial" w:hAnsi="Arial" w:cs="Arial"/>
          <w:b/>
        </w:rPr>
        <w:t>Master Supply Agreement</w:t>
      </w:r>
      <w:r w:rsidR="00DE6E4B" w:rsidRPr="00D0703E">
        <w:rPr>
          <w:rFonts w:ascii="Arial" w:hAnsi="Arial" w:cs="Arial"/>
        </w:rPr>
        <w:t xml:space="preserve">, a </w:t>
      </w:r>
      <w:r w:rsidR="00DE6E4B" w:rsidRPr="00D0703E">
        <w:rPr>
          <w:rFonts w:ascii="Arial" w:hAnsi="Arial" w:cs="Arial"/>
          <w:b/>
        </w:rPr>
        <w:t>Commercial Terms Schedule</w:t>
      </w:r>
      <w:r w:rsidRPr="00D0703E">
        <w:rPr>
          <w:rFonts w:ascii="Arial" w:hAnsi="Arial" w:cs="Arial"/>
        </w:rPr>
        <w:t xml:space="preserve"> or any other agreement, document or instrument shall be</w:t>
      </w:r>
      <w:r w:rsidR="00DE6E4B" w:rsidRPr="00D0703E">
        <w:rPr>
          <w:rFonts w:ascii="Arial" w:hAnsi="Arial" w:cs="Arial"/>
        </w:rPr>
        <w:t xml:space="preserve"> construed as a reference to the</w:t>
      </w:r>
      <w:r w:rsidRPr="00D0703E">
        <w:rPr>
          <w:rFonts w:ascii="Arial" w:hAnsi="Arial" w:cs="Arial"/>
        </w:rPr>
        <w:t xml:space="preserve"> Agreement</w:t>
      </w:r>
      <w:r w:rsidR="00DE6E4B" w:rsidRPr="00D0703E">
        <w:rPr>
          <w:rFonts w:ascii="Arial" w:hAnsi="Arial" w:cs="Arial"/>
        </w:rPr>
        <w:t>,</w:t>
      </w:r>
      <w:r w:rsidRPr="00D0703E">
        <w:rPr>
          <w:rFonts w:ascii="Arial" w:hAnsi="Arial" w:cs="Arial"/>
        </w:rPr>
        <w:t xml:space="preserve"> </w:t>
      </w:r>
      <w:r w:rsidR="00DE6E4B" w:rsidRPr="00D0703E">
        <w:rPr>
          <w:rFonts w:ascii="Arial" w:hAnsi="Arial" w:cs="Arial"/>
        </w:rPr>
        <w:t xml:space="preserve">this Master Supply Agreement, a Commercial Terms Schedule </w:t>
      </w:r>
      <w:r w:rsidRPr="00D0703E">
        <w:rPr>
          <w:rFonts w:ascii="Arial" w:hAnsi="Arial" w:cs="Arial"/>
        </w:rPr>
        <w:t>or that other agreement, document or instrument as amended, varied, novated or substituted from time to time;</w:t>
      </w:r>
      <w:r w:rsidR="00750ECA" w:rsidRPr="00D0703E">
        <w:rPr>
          <w:rFonts w:ascii="Arial" w:hAnsi="Arial" w:cs="Arial"/>
        </w:rPr>
        <w:t xml:space="preserve"> </w:t>
      </w:r>
    </w:p>
    <w:p w14:paraId="4198BD33" w14:textId="3945F97E" w:rsidR="00750ECA" w:rsidRPr="00D0703E" w:rsidRDefault="00750ECA" w:rsidP="00BE4C7A">
      <w:pPr>
        <w:pStyle w:val="BowLevel4HeadingAltX"/>
        <w:numPr>
          <w:ilvl w:val="3"/>
          <w:numId w:val="1"/>
        </w:numPr>
        <w:rPr>
          <w:rFonts w:ascii="Arial" w:hAnsi="Arial" w:cs="Arial"/>
        </w:rPr>
      </w:pPr>
      <w:r w:rsidRPr="00D0703E">
        <w:rPr>
          <w:rFonts w:ascii="Arial" w:hAnsi="Arial" w:cs="Arial"/>
        </w:rPr>
        <w:t>a reference in th</w:t>
      </w:r>
      <w:r w:rsidR="00DE6E4B" w:rsidRPr="00D0703E">
        <w:rPr>
          <w:rFonts w:ascii="Arial" w:hAnsi="Arial" w:cs="Arial"/>
        </w:rPr>
        <w:t>e</w:t>
      </w:r>
      <w:r w:rsidRPr="00D0703E">
        <w:rPr>
          <w:rFonts w:ascii="Arial" w:hAnsi="Arial" w:cs="Arial"/>
        </w:rPr>
        <w:t xml:space="preserve"> Agreement to: (i) the singular includes the plural and vice versa; and (ii) a word or expression which is given a particular meaning includes cognate words or expressions;</w:t>
      </w:r>
    </w:p>
    <w:p w14:paraId="1B9F26D8" w14:textId="7EB2A95D" w:rsidR="00900E9B" w:rsidRPr="00D0703E" w:rsidRDefault="00900E9B" w:rsidP="00900E9B">
      <w:pPr>
        <w:pStyle w:val="BowLevel4HeadingAltX"/>
        <w:rPr>
          <w:rFonts w:ascii="Arial" w:hAnsi="Arial" w:cs="Arial"/>
        </w:rPr>
      </w:pPr>
      <w:r w:rsidRPr="00D0703E">
        <w:rPr>
          <w:rFonts w:ascii="Arial" w:hAnsi="Arial" w:cs="Arial"/>
        </w:rPr>
        <w:t>a reference in th</w:t>
      </w:r>
      <w:r w:rsidR="00DE6E4B" w:rsidRPr="00D0703E">
        <w:rPr>
          <w:rFonts w:ascii="Arial" w:hAnsi="Arial" w:cs="Arial"/>
        </w:rPr>
        <w:t>e</w:t>
      </w:r>
      <w:r w:rsidRPr="00D0703E">
        <w:rPr>
          <w:rFonts w:ascii="Arial" w:hAnsi="Arial" w:cs="Arial"/>
        </w:rPr>
        <w:t xml:space="preserve"> Agreement to legislation or a legislative provision includes any subordinate legislation made from time to time under that provision, and a reference to legislation or a legislative provision includes that legislation or provision as from time to time amended, modified or re-enacted;</w:t>
      </w:r>
    </w:p>
    <w:p w14:paraId="43A1F3BA" w14:textId="64928146" w:rsidR="00870870" w:rsidRPr="00D0703E" w:rsidRDefault="00870870" w:rsidP="00BE4C7A">
      <w:pPr>
        <w:pStyle w:val="BowLevel4HeadingAltX"/>
        <w:numPr>
          <w:ilvl w:val="3"/>
          <w:numId w:val="1"/>
        </w:numPr>
        <w:rPr>
          <w:rFonts w:ascii="Arial" w:hAnsi="Arial" w:cs="Arial"/>
        </w:rPr>
      </w:pPr>
      <w:r w:rsidRPr="00D0703E">
        <w:rPr>
          <w:rFonts w:ascii="Arial" w:hAnsi="Arial" w:cs="Arial"/>
        </w:rPr>
        <w:t>a reference in th</w:t>
      </w:r>
      <w:r w:rsidR="00DE6E4B" w:rsidRPr="00D0703E">
        <w:rPr>
          <w:rFonts w:ascii="Arial" w:hAnsi="Arial" w:cs="Arial"/>
        </w:rPr>
        <w:t>e</w:t>
      </w:r>
      <w:r w:rsidRPr="00D0703E">
        <w:rPr>
          <w:rFonts w:ascii="Arial" w:hAnsi="Arial" w:cs="Arial"/>
        </w:rPr>
        <w:t xml:space="preserve"> Agreement to any number of days prescribed shall be determined by excluding the first and including the last day or, where the last day is a day that is not a Business Day, the next Business Day;</w:t>
      </w:r>
    </w:p>
    <w:p w14:paraId="370FF672" w14:textId="77777777" w:rsidR="00900E9B" w:rsidRPr="00D0703E" w:rsidRDefault="00900E9B" w:rsidP="00900E9B">
      <w:pPr>
        <w:pStyle w:val="BowLevel4HeadingAltX"/>
        <w:rPr>
          <w:rFonts w:ascii="Arial" w:hAnsi="Arial" w:cs="Arial"/>
        </w:rPr>
      </w:pPr>
      <w:r w:rsidRPr="00D0703E">
        <w:rPr>
          <w:rFonts w:ascii="Arial" w:hAnsi="Arial" w:cs="Arial"/>
        </w:rPr>
        <w:t xml:space="preserve">the words </w:t>
      </w:r>
      <w:r w:rsidRPr="00D0703E">
        <w:rPr>
          <w:rFonts w:ascii="Arial" w:hAnsi="Arial" w:cs="Arial"/>
          <w:b/>
        </w:rPr>
        <w:t>including</w:t>
      </w:r>
      <w:r w:rsidRPr="00D0703E">
        <w:rPr>
          <w:rFonts w:ascii="Arial" w:hAnsi="Arial" w:cs="Arial"/>
        </w:rPr>
        <w:t xml:space="preserve">, </w:t>
      </w:r>
      <w:r w:rsidRPr="00D0703E">
        <w:rPr>
          <w:rFonts w:ascii="Arial" w:hAnsi="Arial" w:cs="Arial"/>
          <w:b/>
        </w:rPr>
        <w:t>include</w:t>
      </w:r>
      <w:r w:rsidRPr="00D0703E">
        <w:rPr>
          <w:rFonts w:ascii="Arial" w:hAnsi="Arial" w:cs="Arial"/>
        </w:rPr>
        <w:t xml:space="preserve"> or </w:t>
      </w:r>
      <w:r w:rsidRPr="00D0703E">
        <w:rPr>
          <w:rFonts w:ascii="Arial" w:hAnsi="Arial" w:cs="Arial"/>
          <w:b/>
        </w:rPr>
        <w:t>in particular</w:t>
      </w:r>
      <w:r w:rsidRPr="00D0703E">
        <w:rPr>
          <w:rFonts w:ascii="Arial" w:hAnsi="Arial" w:cs="Arial"/>
        </w:rPr>
        <w:t xml:space="preserve"> followed by specific examples shall be construed by way of example or emphasis only and shall not be construed, nor shall it take effect, as limiting the generality of any preceding words, and the </w:t>
      </w:r>
      <w:r w:rsidRPr="00D0703E">
        <w:rPr>
          <w:rFonts w:ascii="Arial" w:hAnsi="Arial" w:cs="Arial"/>
          <w:i/>
        </w:rPr>
        <w:t>eiusdem generis</w:t>
      </w:r>
      <w:r w:rsidRPr="00D0703E">
        <w:rPr>
          <w:rFonts w:ascii="Arial" w:hAnsi="Arial" w:cs="Arial"/>
        </w:rPr>
        <w:t xml:space="preserve"> rule shall not be applied in the interpretation of such specific examples or general words;</w:t>
      </w:r>
    </w:p>
    <w:p w14:paraId="7A6E3F03" w14:textId="77777777" w:rsidR="008A1EE6" w:rsidRPr="00D0703E" w:rsidRDefault="00900E9B" w:rsidP="00900E9B">
      <w:pPr>
        <w:pStyle w:val="BowLevel4HeadingAltX"/>
        <w:rPr>
          <w:rFonts w:ascii="Arial" w:hAnsi="Arial" w:cs="Arial"/>
        </w:rPr>
      </w:pPr>
      <w:r w:rsidRPr="00D0703E">
        <w:rPr>
          <w:rFonts w:ascii="Arial" w:hAnsi="Arial" w:cs="Arial"/>
        </w:rPr>
        <w:t xml:space="preserve">the words </w:t>
      </w:r>
      <w:r w:rsidRPr="00D0703E">
        <w:rPr>
          <w:rFonts w:ascii="Arial" w:hAnsi="Arial" w:cs="Arial"/>
          <w:b/>
        </w:rPr>
        <w:t>other</w:t>
      </w:r>
      <w:r w:rsidRPr="00D0703E">
        <w:rPr>
          <w:rFonts w:ascii="Arial" w:hAnsi="Arial" w:cs="Arial"/>
        </w:rPr>
        <w:t xml:space="preserve"> or </w:t>
      </w:r>
      <w:r w:rsidRPr="00D0703E">
        <w:rPr>
          <w:rFonts w:ascii="Arial" w:hAnsi="Arial" w:cs="Arial"/>
          <w:b/>
        </w:rPr>
        <w:t>otherwise</w:t>
      </w:r>
      <w:r w:rsidRPr="00D0703E">
        <w:rPr>
          <w:rFonts w:ascii="Arial" w:hAnsi="Arial" w:cs="Arial"/>
        </w:rPr>
        <w:t xml:space="preserve"> shall not be construed </w:t>
      </w:r>
      <w:r w:rsidRPr="00D0703E">
        <w:rPr>
          <w:rFonts w:ascii="Arial" w:hAnsi="Arial" w:cs="Arial"/>
          <w:i/>
        </w:rPr>
        <w:t>eiusdem generis</w:t>
      </w:r>
      <w:r w:rsidRPr="00D0703E">
        <w:rPr>
          <w:rFonts w:ascii="Arial" w:hAnsi="Arial" w:cs="Arial"/>
        </w:rPr>
        <w:t xml:space="preserve"> with any foregoing words where a wider construction is possible;</w:t>
      </w:r>
    </w:p>
    <w:p w14:paraId="727460DB" w14:textId="72DB6E14" w:rsidR="00750ECA" w:rsidRPr="00D0703E" w:rsidRDefault="00750ECA" w:rsidP="00750ECA">
      <w:pPr>
        <w:pStyle w:val="BowLevel4HeadingAltX"/>
        <w:rPr>
          <w:rFonts w:ascii="Arial" w:hAnsi="Arial" w:cs="Arial"/>
        </w:rPr>
      </w:pPr>
      <w:r w:rsidRPr="00D0703E">
        <w:rPr>
          <w:rFonts w:ascii="Arial" w:hAnsi="Arial" w:cs="Arial"/>
        </w:rPr>
        <w:t>no rule of construction shall be applied to the disadvantage of a Party because that Party was responsible for or participated in the preparation of th</w:t>
      </w:r>
      <w:r w:rsidR="00FE2347" w:rsidRPr="00D0703E">
        <w:rPr>
          <w:rFonts w:ascii="Arial" w:hAnsi="Arial" w:cs="Arial"/>
        </w:rPr>
        <w:t xml:space="preserve">e </w:t>
      </w:r>
      <w:r w:rsidRPr="00D0703E">
        <w:rPr>
          <w:rFonts w:ascii="Arial" w:hAnsi="Arial" w:cs="Arial"/>
        </w:rPr>
        <w:t>Agreement or any part of it;</w:t>
      </w:r>
    </w:p>
    <w:p w14:paraId="75B49AAE" w14:textId="0EC81CE1" w:rsidR="00DF5230" w:rsidRPr="00D0703E" w:rsidRDefault="00750ECA" w:rsidP="00750ECA">
      <w:pPr>
        <w:pStyle w:val="BowLevel4HeadingAltX"/>
        <w:rPr>
          <w:rFonts w:ascii="Arial" w:hAnsi="Arial" w:cs="Arial"/>
        </w:rPr>
      </w:pPr>
      <w:r w:rsidRPr="00D0703E">
        <w:rPr>
          <w:rFonts w:ascii="Arial" w:hAnsi="Arial" w:cs="Arial"/>
        </w:rPr>
        <w:t>if a definition confers substantive rights or imposes substantive obligations on a Party, such rights and obligations shall be given effect to and are enforceable as substantive provisions of th</w:t>
      </w:r>
      <w:r w:rsidR="00A06612" w:rsidRPr="00D0703E">
        <w:rPr>
          <w:rFonts w:ascii="Arial" w:hAnsi="Arial" w:cs="Arial"/>
        </w:rPr>
        <w:t>e</w:t>
      </w:r>
      <w:r w:rsidRPr="00D0703E">
        <w:rPr>
          <w:rFonts w:ascii="Arial" w:hAnsi="Arial" w:cs="Arial"/>
        </w:rPr>
        <w:t xml:space="preserve"> Agreement, notwithstanding that they are contained in that definition; </w:t>
      </w:r>
      <w:r w:rsidR="00DC1AAC" w:rsidRPr="00D0703E">
        <w:rPr>
          <w:rFonts w:ascii="Arial" w:hAnsi="Arial" w:cs="Arial"/>
        </w:rPr>
        <w:t>and</w:t>
      </w:r>
    </w:p>
    <w:p w14:paraId="2C9EFF6C" w14:textId="664E8A31" w:rsidR="008A1EE6" w:rsidRPr="00D0703E" w:rsidRDefault="00DF5230" w:rsidP="00BE4C7A">
      <w:pPr>
        <w:pStyle w:val="BowLevel4HeadingAltX"/>
        <w:numPr>
          <w:ilvl w:val="3"/>
          <w:numId w:val="1"/>
        </w:numPr>
        <w:rPr>
          <w:rFonts w:ascii="Arial" w:hAnsi="Arial" w:cs="Arial"/>
        </w:rPr>
      </w:pPr>
      <w:r w:rsidRPr="00D0703E">
        <w:rPr>
          <w:rFonts w:ascii="Arial" w:hAnsi="Arial" w:cs="Arial"/>
        </w:rPr>
        <w:t>any obligation in th</w:t>
      </w:r>
      <w:r w:rsidR="00FE2347" w:rsidRPr="00D0703E">
        <w:rPr>
          <w:rFonts w:ascii="Arial" w:hAnsi="Arial" w:cs="Arial"/>
        </w:rPr>
        <w:t>e</w:t>
      </w:r>
      <w:r w:rsidRPr="00D0703E">
        <w:rPr>
          <w:rFonts w:ascii="Arial" w:hAnsi="Arial" w:cs="Arial"/>
        </w:rPr>
        <w:t xml:space="preserve"> Agreement on a person no</w:t>
      </w:r>
      <w:r w:rsidR="005F4181" w:rsidRPr="00D0703E">
        <w:rPr>
          <w:rFonts w:ascii="Arial" w:hAnsi="Arial" w:cs="Arial"/>
        </w:rPr>
        <w:t>t</w:t>
      </w:r>
      <w:r w:rsidRPr="00D0703E">
        <w:rPr>
          <w:rFonts w:ascii="Arial" w:hAnsi="Arial" w:cs="Arial"/>
        </w:rPr>
        <w:t xml:space="preserve"> to do something, or to refrain from doing something, </w:t>
      </w:r>
      <w:r w:rsidR="00870870" w:rsidRPr="00D0703E">
        <w:rPr>
          <w:rFonts w:ascii="Arial" w:hAnsi="Arial" w:cs="Arial"/>
        </w:rPr>
        <w:t>shall be deemed to i</w:t>
      </w:r>
      <w:r w:rsidRPr="00D0703E">
        <w:rPr>
          <w:rFonts w:ascii="Arial" w:hAnsi="Arial" w:cs="Arial"/>
        </w:rPr>
        <w:t>nclude an obligation on that person not to agree</w:t>
      </w:r>
      <w:r w:rsidR="00870870" w:rsidRPr="00D0703E">
        <w:rPr>
          <w:rFonts w:ascii="Arial" w:hAnsi="Arial" w:cs="Arial"/>
        </w:rPr>
        <w:t>,</w:t>
      </w:r>
      <w:r w:rsidRPr="00D0703E">
        <w:rPr>
          <w:rFonts w:ascii="Arial" w:hAnsi="Arial" w:cs="Arial"/>
        </w:rPr>
        <w:t xml:space="preserve"> or allow</w:t>
      </w:r>
      <w:r w:rsidR="00870870" w:rsidRPr="00D0703E">
        <w:rPr>
          <w:rFonts w:ascii="Arial" w:hAnsi="Arial" w:cs="Arial"/>
        </w:rPr>
        <w:t>, or permit</w:t>
      </w:r>
      <w:r w:rsidRPr="00D0703E">
        <w:rPr>
          <w:rFonts w:ascii="Arial" w:hAnsi="Arial" w:cs="Arial"/>
        </w:rPr>
        <w:t xml:space="preserve"> that thing </w:t>
      </w:r>
      <w:r w:rsidR="0065450C" w:rsidRPr="00D0703E">
        <w:rPr>
          <w:rFonts w:ascii="Arial" w:hAnsi="Arial" w:cs="Arial"/>
        </w:rPr>
        <w:t>to be done</w:t>
      </w:r>
      <w:r w:rsidR="008A1EE6" w:rsidRPr="00D0703E">
        <w:rPr>
          <w:rFonts w:ascii="Arial" w:hAnsi="Arial" w:cs="Arial"/>
        </w:rPr>
        <w:t>.</w:t>
      </w:r>
    </w:p>
    <w:p w14:paraId="6AB98F99" w14:textId="0FF13D9D" w:rsidR="008A1EE6" w:rsidRPr="00D0703E" w:rsidRDefault="008A1EE6" w:rsidP="008A1EE6">
      <w:pPr>
        <w:pStyle w:val="BowLevel3HeadingAltZ"/>
        <w:rPr>
          <w:rFonts w:ascii="Arial" w:hAnsi="Arial" w:cs="Arial"/>
        </w:rPr>
      </w:pPr>
      <w:r w:rsidRPr="00D0703E">
        <w:rPr>
          <w:rFonts w:ascii="Arial" w:hAnsi="Arial" w:cs="Arial"/>
        </w:rPr>
        <w:t>All the headings and sub-headings in th</w:t>
      </w:r>
      <w:r w:rsidR="00FE2347" w:rsidRPr="00D0703E">
        <w:rPr>
          <w:rFonts w:ascii="Arial" w:hAnsi="Arial" w:cs="Arial"/>
        </w:rPr>
        <w:t xml:space="preserve">e </w:t>
      </w:r>
      <w:r w:rsidRPr="00D0703E">
        <w:rPr>
          <w:rFonts w:ascii="Arial" w:hAnsi="Arial" w:cs="Arial"/>
        </w:rPr>
        <w:t>Agreement are for convenience only and are not to be taken into account for the purposes of interpreting it.</w:t>
      </w:r>
    </w:p>
    <w:p w14:paraId="6BC6D7B7" w14:textId="6B129243" w:rsidR="00841FA1" w:rsidRPr="00D0703E" w:rsidRDefault="00841FA1" w:rsidP="008A1EE6">
      <w:pPr>
        <w:pStyle w:val="BowLevel3HeadingAltZ"/>
        <w:rPr>
          <w:rFonts w:ascii="Arial" w:hAnsi="Arial" w:cs="Arial"/>
        </w:rPr>
      </w:pPr>
      <w:r w:rsidRPr="00D0703E">
        <w:rPr>
          <w:rFonts w:ascii="Arial" w:hAnsi="Arial" w:cs="Arial"/>
        </w:rPr>
        <w:t xml:space="preserve">In the event of any conflict or inconsistency between the terms of this </w:t>
      </w:r>
      <w:r w:rsidR="00DE6E4B" w:rsidRPr="00D0703E">
        <w:rPr>
          <w:rFonts w:ascii="Arial" w:hAnsi="Arial" w:cs="Arial"/>
        </w:rPr>
        <w:t xml:space="preserve">Master Supply </w:t>
      </w:r>
      <w:r w:rsidRPr="00D0703E">
        <w:rPr>
          <w:rFonts w:ascii="Arial" w:hAnsi="Arial" w:cs="Arial"/>
        </w:rPr>
        <w:t xml:space="preserve">Agreement and a </w:t>
      </w:r>
      <w:r w:rsidR="00B37C9D" w:rsidRPr="00D0703E">
        <w:rPr>
          <w:rFonts w:ascii="Arial" w:hAnsi="Arial" w:cs="Arial"/>
        </w:rPr>
        <w:t>Commercial Terms Schedule</w:t>
      </w:r>
      <w:r w:rsidR="00B71C48" w:rsidRPr="00D0703E">
        <w:rPr>
          <w:rFonts w:ascii="Arial" w:hAnsi="Arial" w:cs="Arial"/>
        </w:rPr>
        <w:t>,</w:t>
      </w:r>
      <w:r w:rsidR="000655CC" w:rsidRPr="00D0703E">
        <w:rPr>
          <w:rFonts w:ascii="Arial" w:hAnsi="Arial" w:cs="Arial"/>
        </w:rPr>
        <w:t xml:space="preserve"> the terms of this</w:t>
      </w:r>
      <w:r w:rsidR="00DE6E4B" w:rsidRPr="00D0703E">
        <w:rPr>
          <w:rFonts w:ascii="Arial" w:hAnsi="Arial" w:cs="Arial"/>
        </w:rPr>
        <w:t xml:space="preserve"> Master Supply</w:t>
      </w:r>
      <w:r w:rsidR="000655CC" w:rsidRPr="00D0703E">
        <w:rPr>
          <w:rFonts w:ascii="Arial" w:hAnsi="Arial" w:cs="Arial"/>
        </w:rPr>
        <w:t xml:space="preserve"> Agreement will prevail</w:t>
      </w:r>
      <w:r w:rsidR="001C187E" w:rsidRPr="00D0703E">
        <w:rPr>
          <w:rFonts w:ascii="Arial" w:hAnsi="Arial" w:cs="Arial"/>
        </w:rPr>
        <w:t>.</w:t>
      </w:r>
    </w:p>
    <w:p w14:paraId="464E8057" w14:textId="7C6798DE" w:rsidR="00C65D72" w:rsidRPr="00D0703E" w:rsidRDefault="00C65D72" w:rsidP="008A1EE6">
      <w:pPr>
        <w:pStyle w:val="BowLevel3HeadingAltZ"/>
        <w:rPr>
          <w:rFonts w:ascii="Arial" w:hAnsi="Arial" w:cs="Arial"/>
        </w:rPr>
      </w:pPr>
      <w:r w:rsidRPr="00D0703E">
        <w:rPr>
          <w:rFonts w:ascii="Arial" w:hAnsi="Arial" w:cs="Arial"/>
        </w:rPr>
        <w:t xml:space="preserve">The expiry or termination of this </w:t>
      </w:r>
      <w:r w:rsidR="00DE6E4B" w:rsidRPr="00D0703E">
        <w:rPr>
          <w:rFonts w:ascii="Arial" w:hAnsi="Arial" w:cs="Arial"/>
        </w:rPr>
        <w:t xml:space="preserve">Master Supply </w:t>
      </w:r>
      <w:r w:rsidRPr="00D0703E">
        <w:rPr>
          <w:rFonts w:ascii="Arial" w:hAnsi="Arial" w:cs="Arial"/>
        </w:rPr>
        <w:t xml:space="preserve">Agreement shall not affect those provisions of this </w:t>
      </w:r>
      <w:r w:rsidR="00DE6E4B" w:rsidRPr="00D0703E">
        <w:rPr>
          <w:rFonts w:ascii="Arial" w:hAnsi="Arial" w:cs="Arial"/>
        </w:rPr>
        <w:t xml:space="preserve">Master Supply </w:t>
      </w:r>
      <w:r w:rsidRPr="00D0703E">
        <w:rPr>
          <w:rFonts w:ascii="Arial" w:hAnsi="Arial" w:cs="Arial"/>
        </w:rPr>
        <w:t xml:space="preserve">Agreement which: (i) expressly provide that they will continue to operate after such expiry or </w:t>
      </w:r>
      <w:r w:rsidRPr="00D0703E">
        <w:rPr>
          <w:rFonts w:ascii="Arial" w:hAnsi="Arial" w:cs="Arial"/>
        </w:rPr>
        <w:lastRenderedPageBreak/>
        <w:t>termination</w:t>
      </w:r>
      <w:r w:rsidR="00DC1AAC" w:rsidRPr="00D0703E">
        <w:rPr>
          <w:rFonts w:ascii="Arial" w:hAnsi="Arial" w:cs="Arial"/>
        </w:rPr>
        <w:t>;</w:t>
      </w:r>
      <w:r w:rsidRPr="00D0703E">
        <w:rPr>
          <w:rFonts w:ascii="Arial" w:hAnsi="Arial" w:cs="Arial"/>
        </w:rPr>
        <w:t xml:space="preserve"> or (ii)</w:t>
      </w:r>
      <w:r w:rsidR="00F52015" w:rsidRPr="00D0703E">
        <w:rPr>
          <w:rFonts w:ascii="Arial" w:hAnsi="Arial" w:cs="Arial"/>
        </w:rPr>
        <w:t> </w:t>
      </w:r>
      <w:r w:rsidRPr="00D0703E">
        <w:rPr>
          <w:rFonts w:ascii="Arial" w:hAnsi="Arial" w:cs="Arial"/>
        </w:rPr>
        <w:t xml:space="preserve">of necessity, notwithstanding that the provision may not expressly provide for it, must continue in force and effect after such expiry or termination, as the case may be. </w:t>
      </w:r>
    </w:p>
    <w:p w14:paraId="4C9E62FF" w14:textId="3B178D5A" w:rsidR="00870870" w:rsidRPr="00D0703E" w:rsidRDefault="00870870" w:rsidP="00870870">
      <w:pPr>
        <w:pStyle w:val="BowLevel1HeadingAltQ"/>
        <w:rPr>
          <w:rFonts w:ascii="Arial" w:hAnsi="Arial" w:cs="Arial"/>
        </w:rPr>
      </w:pPr>
      <w:bookmarkStart w:id="8" w:name="_Ref501537289"/>
      <w:bookmarkStart w:id="9" w:name="_Toc506215765"/>
      <w:r w:rsidRPr="00D0703E">
        <w:rPr>
          <w:rFonts w:ascii="Arial" w:hAnsi="Arial" w:cs="Arial"/>
        </w:rPr>
        <w:t>COMMENCEMENT AND DURATION</w:t>
      </w:r>
      <w:bookmarkEnd w:id="8"/>
      <w:r w:rsidR="008C3B99" w:rsidRPr="00D0703E">
        <w:rPr>
          <w:rFonts w:ascii="Arial" w:hAnsi="Arial" w:cs="Arial"/>
        </w:rPr>
        <w:t xml:space="preserve"> </w:t>
      </w:r>
      <w:bookmarkEnd w:id="9"/>
    </w:p>
    <w:p w14:paraId="1724306D" w14:textId="317ABEFB" w:rsidR="0016640F" w:rsidRDefault="00BE4C7A" w:rsidP="00197830">
      <w:pPr>
        <w:pStyle w:val="BowLevel2HeadingAltA"/>
        <w:rPr>
          <w:rFonts w:ascii="Arial" w:hAnsi="Arial" w:cs="Arial"/>
        </w:rPr>
      </w:pPr>
      <w:r w:rsidRPr="00714E51">
        <w:rPr>
          <w:rFonts w:ascii="Arial" w:hAnsi="Arial" w:cs="Arial"/>
        </w:rPr>
        <w:t>This</w:t>
      </w:r>
      <w:r w:rsidR="000C27B8" w:rsidRPr="00714E51">
        <w:rPr>
          <w:rFonts w:ascii="Arial" w:hAnsi="Arial" w:cs="Arial"/>
        </w:rPr>
        <w:t xml:space="preserve"> Master Supply</w:t>
      </w:r>
      <w:r w:rsidRPr="00714E51">
        <w:rPr>
          <w:rFonts w:ascii="Arial" w:hAnsi="Arial" w:cs="Arial"/>
        </w:rPr>
        <w:t xml:space="preserve"> Agreement shall commence on the Commencement D</w:t>
      </w:r>
      <w:r w:rsidR="00E47B2B" w:rsidRPr="00714E51">
        <w:rPr>
          <w:rFonts w:ascii="Arial" w:hAnsi="Arial" w:cs="Arial"/>
        </w:rPr>
        <w:t>ate and shall c</w:t>
      </w:r>
      <w:r w:rsidR="00491AE3" w:rsidRPr="00714E51">
        <w:rPr>
          <w:rFonts w:ascii="Arial" w:hAnsi="Arial" w:cs="Arial"/>
        </w:rPr>
        <w:t>ontinu</w:t>
      </w:r>
      <w:r w:rsidR="00320112" w:rsidRPr="00714E51">
        <w:rPr>
          <w:rFonts w:ascii="Arial" w:hAnsi="Arial" w:cs="Arial"/>
        </w:rPr>
        <w:t>e for a</w:t>
      </w:r>
      <w:r w:rsidR="00515515">
        <w:rPr>
          <w:rFonts w:ascii="Arial" w:hAnsi="Arial" w:cs="Arial"/>
        </w:rPr>
        <w:t>n initial</w:t>
      </w:r>
      <w:r w:rsidR="00320112" w:rsidRPr="00714E51">
        <w:rPr>
          <w:rFonts w:ascii="Arial" w:hAnsi="Arial" w:cs="Arial"/>
        </w:rPr>
        <w:t xml:space="preserve"> period of </w:t>
      </w:r>
      <w:r w:rsidR="00EB7FB5" w:rsidRPr="00714E51">
        <w:rPr>
          <w:rFonts w:ascii="Arial" w:hAnsi="Arial" w:cs="Arial"/>
        </w:rPr>
        <w:t>2</w:t>
      </w:r>
      <w:r w:rsidR="005C5E18" w:rsidRPr="00714E51">
        <w:rPr>
          <w:rFonts w:ascii="Arial" w:hAnsi="Arial" w:cs="Arial"/>
        </w:rPr>
        <w:t>4</w:t>
      </w:r>
      <w:r w:rsidR="006951F8" w:rsidRPr="00714E51">
        <w:rPr>
          <w:rFonts w:ascii="Arial" w:hAnsi="Arial" w:cs="Arial"/>
        </w:rPr>
        <w:t xml:space="preserve"> (</w:t>
      </w:r>
      <w:r w:rsidR="005C5E18" w:rsidRPr="00714E51">
        <w:rPr>
          <w:rFonts w:ascii="Arial" w:hAnsi="Arial" w:cs="Arial"/>
        </w:rPr>
        <w:t>twenty</w:t>
      </w:r>
      <w:r w:rsidR="006951F8" w:rsidRPr="00714E51">
        <w:rPr>
          <w:rFonts w:ascii="Arial" w:hAnsi="Arial" w:cs="Arial"/>
        </w:rPr>
        <w:t>)</w:t>
      </w:r>
      <w:r w:rsidR="00E47B2B" w:rsidRPr="00714E51">
        <w:rPr>
          <w:rFonts w:ascii="Arial" w:hAnsi="Arial" w:cs="Arial"/>
        </w:rPr>
        <w:t xml:space="preserve"> months, when it shall terminate automatically unless terminated earlier in accordance with its terms.</w:t>
      </w:r>
    </w:p>
    <w:p w14:paraId="4CFD7FDF" w14:textId="37C9DF46" w:rsidR="00677F81" w:rsidRPr="00714E51" w:rsidRDefault="00677F81" w:rsidP="00197830">
      <w:pPr>
        <w:pStyle w:val="BowLevel2HeadingAltA"/>
        <w:rPr>
          <w:rFonts w:ascii="Arial" w:hAnsi="Arial" w:cs="Arial"/>
        </w:rPr>
      </w:pPr>
      <w:r>
        <w:rPr>
          <w:rFonts w:ascii="Arial" w:hAnsi="Arial" w:cs="Arial"/>
        </w:rPr>
        <w:t xml:space="preserve">Tiger may terminate this Agreement or a Commercial Schedule with </w:t>
      </w:r>
      <w:r w:rsidR="007856F1">
        <w:rPr>
          <w:rFonts w:ascii="Arial" w:hAnsi="Arial" w:cs="Arial"/>
        </w:rPr>
        <w:t>6 (six)</w:t>
      </w:r>
      <w:r>
        <w:rPr>
          <w:rFonts w:ascii="Arial" w:hAnsi="Arial" w:cs="Arial"/>
        </w:rPr>
        <w:t xml:space="preserve"> months prior written notice without penalty.</w:t>
      </w:r>
    </w:p>
    <w:p w14:paraId="405D732F" w14:textId="77777777" w:rsidR="00F52015" w:rsidRPr="00714E51" w:rsidRDefault="0016640F" w:rsidP="0016640F">
      <w:pPr>
        <w:pStyle w:val="BowLevel2HeadingAltA"/>
        <w:rPr>
          <w:rFonts w:ascii="Arial" w:hAnsi="Arial" w:cs="Arial"/>
        </w:rPr>
      </w:pPr>
      <w:r w:rsidRPr="00714E51">
        <w:rPr>
          <w:rFonts w:ascii="Arial" w:hAnsi="Arial" w:cs="Arial"/>
        </w:rPr>
        <w:t xml:space="preserve">For the avoidance of doubt, the Parties record </w:t>
      </w:r>
      <w:r w:rsidR="00197830" w:rsidRPr="00714E51">
        <w:rPr>
          <w:rFonts w:ascii="Arial" w:hAnsi="Arial" w:cs="Arial"/>
        </w:rPr>
        <w:t xml:space="preserve">and agree </w:t>
      </w:r>
      <w:r w:rsidRPr="00714E51">
        <w:rPr>
          <w:rFonts w:ascii="Arial" w:hAnsi="Arial" w:cs="Arial"/>
        </w:rPr>
        <w:t>that</w:t>
      </w:r>
      <w:r w:rsidR="00197830" w:rsidRPr="00714E51">
        <w:rPr>
          <w:rFonts w:ascii="Arial" w:hAnsi="Arial" w:cs="Arial"/>
        </w:rPr>
        <w:t xml:space="preserve">: </w:t>
      </w:r>
    </w:p>
    <w:p w14:paraId="5842B5E2" w14:textId="78FAFEA8" w:rsidR="00F52015" w:rsidRPr="00714E51" w:rsidRDefault="0016640F" w:rsidP="00F52015">
      <w:pPr>
        <w:pStyle w:val="BowLevel3HeadingAltZ"/>
        <w:rPr>
          <w:rFonts w:ascii="Arial" w:hAnsi="Arial" w:cs="Arial"/>
        </w:rPr>
      </w:pPr>
      <w:r w:rsidRPr="00714E51">
        <w:rPr>
          <w:rFonts w:ascii="Arial" w:hAnsi="Arial" w:cs="Arial"/>
        </w:rPr>
        <w:t xml:space="preserve">the expiry or termination, as the case may be, of an individual </w:t>
      </w:r>
      <w:r w:rsidR="00B37C9D" w:rsidRPr="00714E51">
        <w:rPr>
          <w:rFonts w:ascii="Arial" w:hAnsi="Arial" w:cs="Arial"/>
        </w:rPr>
        <w:t>Commercial Terms Schedule</w:t>
      </w:r>
      <w:r w:rsidR="00C121B1" w:rsidRPr="00714E51">
        <w:rPr>
          <w:rFonts w:ascii="Arial" w:hAnsi="Arial" w:cs="Arial"/>
        </w:rPr>
        <w:t xml:space="preserve"> shall not affect this </w:t>
      </w:r>
      <w:r w:rsidR="003C4876" w:rsidRPr="00714E51">
        <w:rPr>
          <w:rFonts w:ascii="Arial" w:hAnsi="Arial" w:cs="Arial"/>
        </w:rPr>
        <w:t xml:space="preserve">Master Supply </w:t>
      </w:r>
      <w:r w:rsidR="00C121B1" w:rsidRPr="00714E51">
        <w:rPr>
          <w:rFonts w:ascii="Arial" w:hAnsi="Arial" w:cs="Arial"/>
        </w:rPr>
        <w:t xml:space="preserve">Agreement or any other </w:t>
      </w:r>
      <w:r w:rsidR="00B37C9D" w:rsidRPr="00714E51">
        <w:rPr>
          <w:rFonts w:ascii="Arial" w:hAnsi="Arial" w:cs="Arial"/>
        </w:rPr>
        <w:t>Commercial Terms Schedule</w:t>
      </w:r>
      <w:r w:rsidR="00C121B1" w:rsidRPr="00714E51">
        <w:rPr>
          <w:rFonts w:ascii="Arial" w:hAnsi="Arial" w:cs="Arial"/>
        </w:rPr>
        <w:t xml:space="preserve">, which </w:t>
      </w:r>
      <w:r w:rsidR="008C3B99" w:rsidRPr="00714E51">
        <w:rPr>
          <w:rFonts w:ascii="Arial" w:hAnsi="Arial" w:cs="Arial"/>
        </w:rPr>
        <w:t xml:space="preserve">in each case </w:t>
      </w:r>
      <w:r w:rsidR="00C121B1" w:rsidRPr="00714E51">
        <w:rPr>
          <w:rFonts w:ascii="Arial" w:hAnsi="Arial" w:cs="Arial"/>
        </w:rPr>
        <w:t xml:space="preserve">shall continue in full force and effect </w:t>
      </w:r>
      <w:r w:rsidR="00197830" w:rsidRPr="00714E51">
        <w:rPr>
          <w:rFonts w:ascii="Arial" w:hAnsi="Arial" w:cs="Arial"/>
        </w:rPr>
        <w:t xml:space="preserve">in accordance with its terms; and </w:t>
      </w:r>
    </w:p>
    <w:p w14:paraId="520506F2" w14:textId="77361C02" w:rsidR="004563A7" w:rsidRPr="00714E51" w:rsidRDefault="00197830" w:rsidP="00B71C48">
      <w:pPr>
        <w:pStyle w:val="BowLevel3HeadingAltZ"/>
        <w:widowControl w:val="0"/>
        <w:rPr>
          <w:rFonts w:ascii="Arial" w:hAnsi="Arial" w:cs="Arial"/>
        </w:rPr>
      </w:pPr>
      <w:r w:rsidRPr="00714E51">
        <w:rPr>
          <w:rFonts w:ascii="Arial" w:hAnsi="Arial" w:cs="Arial"/>
        </w:rPr>
        <w:t>if the period of a</w:t>
      </w:r>
      <w:r w:rsidR="00F52015" w:rsidRPr="00714E51">
        <w:rPr>
          <w:rFonts w:ascii="Arial" w:hAnsi="Arial" w:cs="Arial"/>
        </w:rPr>
        <w:t>ny</w:t>
      </w:r>
      <w:r w:rsidRPr="00714E51">
        <w:rPr>
          <w:rFonts w:ascii="Arial" w:hAnsi="Arial" w:cs="Arial"/>
        </w:rPr>
        <w:t xml:space="preserve"> Commercial Terms Schedule survives the expiry or termination of this </w:t>
      </w:r>
      <w:r w:rsidR="003C4876" w:rsidRPr="00714E51">
        <w:rPr>
          <w:rFonts w:ascii="Arial" w:hAnsi="Arial" w:cs="Arial"/>
        </w:rPr>
        <w:t xml:space="preserve">Master Supply </w:t>
      </w:r>
      <w:r w:rsidRPr="00714E51">
        <w:rPr>
          <w:rFonts w:ascii="Arial" w:hAnsi="Arial" w:cs="Arial"/>
        </w:rPr>
        <w:t>Agreement, the</w:t>
      </w:r>
      <w:r w:rsidR="00F52015" w:rsidRPr="00714E51">
        <w:rPr>
          <w:rFonts w:ascii="Arial" w:hAnsi="Arial" w:cs="Arial"/>
        </w:rPr>
        <w:t>n</w:t>
      </w:r>
      <w:r w:rsidRPr="00714E51">
        <w:rPr>
          <w:rFonts w:ascii="Arial" w:hAnsi="Arial" w:cs="Arial"/>
        </w:rPr>
        <w:t xml:space="preserve"> terms of this </w:t>
      </w:r>
      <w:r w:rsidR="003C4876" w:rsidRPr="00714E51">
        <w:rPr>
          <w:rFonts w:ascii="Arial" w:hAnsi="Arial" w:cs="Arial"/>
        </w:rPr>
        <w:t xml:space="preserve">Master Supply </w:t>
      </w:r>
      <w:r w:rsidRPr="00714E51">
        <w:rPr>
          <w:rFonts w:ascii="Arial" w:hAnsi="Arial" w:cs="Arial"/>
        </w:rPr>
        <w:t xml:space="preserve">Agreement shall </w:t>
      </w:r>
      <w:r w:rsidR="00F52015" w:rsidRPr="00714E51">
        <w:rPr>
          <w:rFonts w:ascii="Arial" w:hAnsi="Arial" w:cs="Arial"/>
        </w:rPr>
        <w:t xml:space="preserve">survive and </w:t>
      </w:r>
      <w:r w:rsidRPr="00714E51">
        <w:rPr>
          <w:rFonts w:ascii="Arial" w:hAnsi="Arial" w:cs="Arial"/>
        </w:rPr>
        <w:t xml:space="preserve">continue to apply in respect of </w:t>
      </w:r>
      <w:r w:rsidR="00F52015" w:rsidRPr="00714E51">
        <w:rPr>
          <w:rFonts w:ascii="Arial" w:hAnsi="Arial" w:cs="Arial"/>
        </w:rPr>
        <w:t>such</w:t>
      </w:r>
      <w:r w:rsidRPr="00714E51">
        <w:rPr>
          <w:rFonts w:ascii="Arial" w:hAnsi="Arial" w:cs="Arial"/>
        </w:rPr>
        <w:t xml:space="preserve"> Commercial Terms Schedule</w:t>
      </w:r>
      <w:r w:rsidR="00F52015" w:rsidRPr="00714E51">
        <w:rPr>
          <w:rFonts w:ascii="Arial" w:hAnsi="Arial" w:cs="Arial"/>
        </w:rPr>
        <w:t>(s)</w:t>
      </w:r>
      <w:r w:rsidR="003C4876" w:rsidRPr="00714E51">
        <w:rPr>
          <w:rFonts w:ascii="Arial" w:hAnsi="Arial" w:cs="Arial"/>
        </w:rPr>
        <w:t xml:space="preserve"> until the expiry or termination (as the case may be) of such Commercial Terms Schedule(s)</w:t>
      </w:r>
      <w:r w:rsidR="00C121B1" w:rsidRPr="00714E51">
        <w:rPr>
          <w:rFonts w:ascii="Arial" w:hAnsi="Arial" w:cs="Arial"/>
        </w:rPr>
        <w:t xml:space="preserve">. </w:t>
      </w:r>
      <w:r w:rsidR="0016640F" w:rsidRPr="00714E51">
        <w:rPr>
          <w:rFonts w:ascii="Arial" w:hAnsi="Arial" w:cs="Arial"/>
        </w:rPr>
        <w:t xml:space="preserve"> </w:t>
      </w:r>
    </w:p>
    <w:p w14:paraId="71DD67FE" w14:textId="3DC30370" w:rsidR="001F5364" w:rsidRPr="00714E51" w:rsidRDefault="001F5364" w:rsidP="001F5364">
      <w:pPr>
        <w:pStyle w:val="BowLevel3HeadingAltZ"/>
        <w:rPr>
          <w:rFonts w:ascii="Arial" w:hAnsi="Arial" w:cs="Arial"/>
        </w:rPr>
      </w:pPr>
      <w:r w:rsidRPr="00714E51">
        <w:rPr>
          <w:rFonts w:ascii="Arial" w:hAnsi="Arial" w:cs="Arial"/>
        </w:rPr>
        <w:t>Should the Agreement expire or terminate and Tiger and the Supplier continue to operate as if the Agreement is of force and effect, and the Parties fail to enter into a new agreement, or a written renewal of the Agreement, the Parties shall be deemed to have entered into a periodic agreement, on the same terms and conditions as the Agreement, subject to the right of either Party to terminate on 3 (three) months written notice to the other Party, whereafter neither Party shall be entitled to act as if the Agreement were in force and effect.</w:t>
      </w:r>
    </w:p>
    <w:p w14:paraId="5C0AF897" w14:textId="02CDC078" w:rsidR="002E412D" w:rsidRPr="00D0703E" w:rsidRDefault="002E412D" w:rsidP="00B71C48">
      <w:pPr>
        <w:pStyle w:val="BowLevel1HeadingAltQ"/>
        <w:keepNext w:val="0"/>
        <w:widowControl w:val="0"/>
        <w:rPr>
          <w:rFonts w:ascii="Arial" w:hAnsi="Arial" w:cs="Arial"/>
        </w:rPr>
      </w:pPr>
      <w:bookmarkStart w:id="10" w:name="_Toc506215767"/>
      <w:r w:rsidRPr="00D0703E">
        <w:rPr>
          <w:rFonts w:ascii="Arial" w:hAnsi="Arial" w:cs="Arial"/>
        </w:rPr>
        <w:t xml:space="preserve">SUPPLY OF </w:t>
      </w:r>
      <w:bookmarkEnd w:id="10"/>
      <w:r w:rsidR="00E73A78" w:rsidRPr="00D0703E">
        <w:rPr>
          <w:rFonts w:ascii="Arial" w:hAnsi="Arial" w:cs="Arial"/>
        </w:rPr>
        <w:t>INGREDIENTS</w:t>
      </w:r>
      <w:r w:rsidR="00F1561B">
        <w:rPr>
          <w:rFonts w:ascii="Arial" w:hAnsi="Arial" w:cs="Arial"/>
        </w:rPr>
        <w:t xml:space="preserve"> AND EQUIPMENT</w:t>
      </w:r>
    </w:p>
    <w:p w14:paraId="2BEFAFD8" w14:textId="0444C293" w:rsidR="002E412D" w:rsidRPr="00D0703E" w:rsidRDefault="0016640F" w:rsidP="00B71C48">
      <w:pPr>
        <w:pStyle w:val="BowLevel2HeadingAltA"/>
        <w:widowControl w:val="0"/>
        <w:rPr>
          <w:rFonts w:ascii="Arial" w:hAnsi="Arial" w:cs="Arial"/>
        </w:rPr>
      </w:pPr>
      <w:r w:rsidRPr="00D0703E">
        <w:rPr>
          <w:rFonts w:ascii="Arial" w:hAnsi="Arial" w:cs="Arial"/>
        </w:rPr>
        <w:t>T</w:t>
      </w:r>
      <w:r w:rsidR="002E412D" w:rsidRPr="00D0703E">
        <w:rPr>
          <w:rFonts w:ascii="Arial" w:hAnsi="Arial" w:cs="Arial"/>
        </w:rPr>
        <w:t xml:space="preserve">he Supplier shall supply, and </w:t>
      </w:r>
      <w:r w:rsidR="00E352E5" w:rsidRPr="00D0703E">
        <w:rPr>
          <w:rFonts w:ascii="Arial" w:hAnsi="Arial" w:cs="Arial"/>
        </w:rPr>
        <w:t>Tiger</w:t>
      </w:r>
      <w:r w:rsidR="002E412D" w:rsidRPr="00D0703E">
        <w:rPr>
          <w:rFonts w:ascii="Arial" w:hAnsi="Arial" w:cs="Arial"/>
        </w:rPr>
        <w:t xml:space="preserve"> shall </w:t>
      </w:r>
      <w:r w:rsidR="00932749" w:rsidRPr="00D0703E">
        <w:rPr>
          <w:rFonts w:ascii="Arial" w:hAnsi="Arial" w:cs="Arial"/>
        </w:rPr>
        <w:t>purchase</w:t>
      </w:r>
      <w:r w:rsidR="002E412D" w:rsidRPr="00D0703E">
        <w:rPr>
          <w:rFonts w:ascii="Arial" w:hAnsi="Arial" w:cs="Arial"/>
        </w:rPr>
        <w:t>, such</w:t>
      </w:r>
      <w:r w:rsidR="003B6CB9" w:rsidRPr="00D0703E">
        <w:rPr>
          <w:rFonts w:ascii="Arial" w:hAnsi="Arial" w:cs="Arial"/>
        </w:rPr>
        <w:t xml:space="preserve"> quantities of</w:t>
      </w:r>
      <w:r w:rsidR="002E412D" w:rsidRPr="00D0703E">
        <w:rPr>
          <w:rFonts w:ascii="Arial" w:hAnsi="Arial" w:cs="Arial"/>
        </w:rPr>
        <w:t xml:space="preserve"> </w:t>
      </w:r>
      <w:r w:rsidR="001C187E" w:rsidRPr="00D0703E">
        <w:rPr>
          <w:rFonts w:ascii="Arial" w:hAnsi="Arial" w:cs="Arial"/>
        </w:rPr>
        <w:t>Ingredients</w:t>
      </w:r>
      <w:r w:rsidR="002E412D" w:rsidRPr="00D0703E">
        <w:rPr>
          <w:rFonts w:ascii="Arial" w:hAnsi="Arial" w:cs="Arial"/>
        </w:rPr>
        <w:t xml:space="preserve"> as </w:t>
      </w:r>
      <w:r w:rsidR="00E352E5" w:rsidRPr="00D0703E">
        <w:rPr>
          <w:rFonts w:ascii="Arial" w:hAnsi="Arial" w:cs="Arial"/>
        </w:rPr>
        <w:t>Tiger</w:t>
      </w:r>
      <w:r w:rsidR="002E412D" w:rsidRPr="00D0703E">
        <w:rPr>
          <w:rFonts w:ascii="Arial" w:hAnsi="Arial" w:cs="Arial"/>
        </w:rPr>
        <w:t xml:space="preserve"> may order under clause </w:t>
      </w:r>
      <w:r w:rsidR="00CB0D9A" w:rsidRPr="00D0703E">
        <w:rPr>
          <w:rFonts w:ascii="Arial" w:hAnsi="Arial" w:cs="Arial"/>
        </w:rPr>
        <w:fldChar w:fldCharType="begin"/>
      </w:r>
      <w:r w:rsidR="00CB0D9A" w:rsidRPr="00D0703E">
        <w:rPr>
          <w:rFonts w:ascii="Arial" w:hAnsi="Arial" w:cs="Arial"/>
        </w:rPr>
        <w:instrText xml:space="preserve"> REF _Ref504455799 \r \h </w:instrText>
      </w:r>
      <w:r w:rsidR="004F2EB0" w:rsidRPr="00D0703E">
        <w:rPr>
          <w:rFonts w:ascii="Arial" w:hAnsi="Arial" w:cs="Arial"/>
        </w:rPr>
        <w:instrText xml:space="preserve"> \* MERGEFORMAT </w:instrText>
      </w:r>
      <w:r w:rsidR="00CB0D9A" w:rsidRPr="00D0703E">
        <w:rPr>
          <w:rFonts w:ascii="Arial" w:hAnsi="Arial" w:cs="Arial"/>
        </w:rPr>
      </w:r>
      <w:r w:rsidR="00CB0D9A" w:rsidRPr="00D0703E">
        <w:rPr>
          <w:rFonts w:ascii="Arial" w:hAnsi="Arial" w:cs="Arial"/>
        </w:rPr>
        <w:fldChar w:fldCharType="separate"/>
      </w:r>
      <w:r w:rsidR="009E1854" w:rsidRPr="00D0703E">
        <w:rPr>
          <w:rFonts w:ascii="Arial" w:hAnsi="Arial" w:cs="Arial"/>
        </w:rPr>
        <w:t>5</w:t>
      </w:r>
      <w:r w:rsidR="00CB0D9A" w:rsidRPr="00D0703E">
        <w:rPr>
          <w:rFonts w:ascii="Arial" w:hAnsi="Arial" w:cs="Arial"/>
        </w:rPr>
        <w:fldChar w:fldCharType="end"/>
      </w:r>
      <w:r w:rsidR="002E412D" w:rsidRPr="00D0703E">
        <w:rPr>
          <w:rFonts w:ascii="Arial" w:hAnsi="Arial" w:cs="Arial"/>
        </w:rPr>
        <w:t xml:space="preserve">, in accordance with the terms and conditions of this </w:t>
      </w:r>
      <w:r w:rsidR="003C4876" w:rsidRPr="00D0703E">
        <w:rPr>
          <w:rFonts w:ascii="Arial" w:hAnsi="Arial" w:cs="Arial"/>
        </w:rPr>
        <w:t xml:space="preserve">Master Supply </w:t>
      </w:r>
      <w:r w:rsidR="002E412D" w:rsidRPr="00D0703E">
        <w:rPr>
          <w:rFonts w:ascii="Arial" w:hAnsi="Arial" w:cs="Arial"/>
        </w:rPr>
        <w:t>Agreement</w:t>
      </w:r>
      <w:r w:rsidR="009C7FD8" w:rsidRPr="00D0703E">
        <w:rPr>
          <w:rFonts w:ascii="Arial" w:hAnsi="Arial" w:cs="Arial"/>
        </w:rPr>
        <w:t xml:space="preserve"> and the applicable</w:t>
      </w:r>
      <w:r w:rsidR="009A70D6" w:rsidRPr="00D0703E">
        <w:rPr>
          <w:rFonts w:ascii="Arial" w:hAnsi="Arial" w:cs="Arial"/>
        </w:rPr>
        <w:t xml:space="preserve"> </w:t>
      </w:r>
      <w:r w:rsidR="00B37C9D" w:rsidRPr="00D0703E">
        <w:rPr>
          <w:rFonts w:ascii="Arial" w:hAnsi="Arial" w:cs="Arial"/>
        </w:rPr>
        <w:t>Commercial Terms Schedule</w:t>
      </w:r>
      <w:r w:rsidR="009C7FD8" w:rsidRPr="00D0703E">
        <w:rPr>
          <w:rFonts w:ascii="Arial" w:hAnsi="Arial" w:cs="Arial"/>
        </w:rPr>
        <w:t>(s)</w:t>
      </w:r>
      <w:r w:rsidR="002E412D" w:rsidRPr="00D0703E">
        <w:rPr>
          <w:rFonts w:ascii="Arial" w:hAnsi="Arial" w:cs="Arial"/>
        </w:rPr>
        <w:t>.</w:t>
      </w:r>
      <w:r w:rsidR="00C96643" w:rsidRPr="00D0703E">
        <w:rPr>
          <w:rFonts w:ascii="Arial" w:hAnsi="Arial" w:cs="Arial"/>
        </w:rPr>
        <w:t xml:space="preserve"> </w:t>
      </w:r>
      <w:r w:rsidR="002E412D" w:rsidRPr="00D0703E">
        <w:rPr>
          <w:rFonts w:ascii="Arial" w:hAnsi="Arial" w:cs="Arial"/>
        </w:rPr>
        <w:t xml:space="preserve"> </w:t>
      </w:r>
    </w:p>
    <w:p w14:paraId="2539B608" w14:textId="489C870E" w:rsidR="00B21C8C" w:rsidRDefault="000D397C" w:rsidP="000D397C">
      <w:pPr>
        <w:pStyle w:val="BowLevel2HeadingAltA"/>
        <w:rPr>
          <w:rFonts w:ascii="Arial" w:hAnsi="Arial" w:cs="Arial"/>
        </w:rPr>
      </w:pPr>
      <w:r w:rsidRPr="00D0703E">
        <w:rPr>
          <w:rFonts w:ascii="Arial" w:hAnsi="Arial" w:cs="Arial"/>
        </w:rPr>
        <w:t xml:space="preserve">In performing its obligations in terms of the Agreement, the Supplier </w:t>
      </w:r>
      <w:r w:rsidR="007311C8" w:rsidRPr="00D0703E">
        <w:rPr>
          <w:rFonts w:ascii="Arial" w:hAnsi="Arial" w:cs="Arial"/>
        </w:rPr>
        <w:t>wil</w:t>
      </w:r>
      <w:r w:rsidRPr="00D0703E">
        <w:rPr>
          <w:rFonts w:ascii="Arial" w:hAnsi="Arial" w:cs="Arial"/>
        </w:rPr>
        <w:t>l</w:t>
      </w:r>
      <w:r w:rsidR="007311C8" w:rsidRPr="00D0703E">
        <w:rPr>
          <w:rFonts w:ascii="Arial" w:hAnsi="Arial" w:cs="Arial"/>
        </w:rPr>
        <w:t xml:space="preserve"> also</w:t>
      </w:r>
      <w:r w:rsidRPr="00D0703E">
        <w:rPr>
          <w:rFonts w:ascii="Arial" w:hAnsi="Arial" w:cs="Arial"/>
        </w:rPr>
        <w:t xml:space="preserve"> comply with: (i) applicable laws</w:t>
      </w:r>
      <w:r w:rsidR="009A3C6D" w:rsidRPr="00D0703E">
        <w:rPr>
          <w:rFonts w:ascii="Arial" w:hAnsi="Arial" w:cs="Arial"/>
        </w:rPr>
        <w:t xml:space="preserve"> and regulations</w:t>
      </w:r>
      <w:r w:rsidR="007311C8" w:rsidRPr="00D0703E">
        <w:rPr>
          <w:rFonts w:ascii="Arial" w:hAnsi="Arial" w:cs="Arial"/>
        </w:rPr>
        <w:t xml:space="preserve">; </w:t>
      </w:r>
      <w:r w:rsidR="00E73A78" w:rsidRPr="00D0703E">
        <w:rPr>
          <w:rFonts w:ascii="Arial" w:hAnsi="Arial" w:cs="Arial"/>
        </w:rPr>
        <w:t xml:space="preserve">and </w:t>
      </w:r>
      <w:r w:rsidR="007311C8" w:rsidRPr="00D0703E">
        <w:rPr>
          <w:rFonts w:ascii="Arial" w:hAnsi="Arial" w:cs="Arial"/>
        </w:rPr>
        <w:t>(ii)</w:t>
      </w:r>
      <w:r w:rsidR="00E73A78" w:rsidRPr="00D0703E">
        <w:rPr>
          <w:rFonts w:ascii="Arial" w:hAnsi="Arial" w:cs="Arial"/>
        </w:rPr>
        <w:t xml:space="preserve"> </w:t>
      </w:r>
      <w:r w:rsidRPr="00D0703E">
        <w:rPr>
          <w:rFonts w:ascii="Arial" w:hAnsi="Arial" w:cs="Arial"/>
        </w:rPr>
        <w:t xml:space="preserve">the </w:t>
      </w:r>
      <w:r w:rsidR="00932749" w:rsidRPr="00D0703E">
        <w:rPr>
          <w:rFonts w:ascii="Arial" w:hAnsi="Arial" w:cs="Arial"/>
        </w:rPr>
        <w:t>special</w:t>
      </w:r>
      <w:r w:rsidRPr="00D0703E">
        <w:rPr>
          <w:rFonts w:ascii="Arial" w:hAnsi="Arial" w:cs="Arial"/>
        </w:rPr>
        <w:t xml:space="preserve"> terms</w:t>
      </w:r>
      <w:r w:rsidR="00E73A78" w:rsidRPr="00D0703E">
        <w:rPr>
          <w:rFonts w:ascii="Arial" w:hAnsi="Arial" w:cs="Arial"/>
        </w:rPr>
        <w:t xml:space="preserve"> and Specifications set </w:t>
      </w:r>
      <w:r w:rsidRPr="00D0703E">
        <w:rPr>
          <w:rFonts w:ascii="Arial" w:hAnsi="Arial" w:cs="Arial"/>
        </w:rPr>
        <w:t xml:space="preserve">out in </w:t>
      </w:r>
      <w:r w:rsidR="009C7FD8" w:rsidRPr="00D0703E">
        <w:rPr>
          <w:rFonts w:ascii="Arial" w:hAnsi="Arial" w:cs="Arial"/>
        </w:rPr>
        <w:t>the applicable</w:t>
      </w:r>
      <w:r w:rsidRPr="00D0703E">
        <w:rPr>
          <w:rFonts w:ascii="Arial" w:hAnsi="Arial" w:cs="Arial"/>
        </w:rPr>
        <w:t xml:space="preserve"> Commercial Terms Schedule</w:t>
      </w:r>
      <w:r w:rsidR="009C7FD8" w:rsidRPr="00D0703E">
        <w:rPr>
          <w:rFonts w:ascii="Arial" w:hAnsi="Arial" w:cs="Arial"/>
        </w:rPr>
        <w:t xml:space="preserve"> </w:t>
      </w:r>
      <w:r w:rsidRPr="00D0703E">
        <w:rPr>
          <w:rFonts w:ascii="Arial" w:hAnsi="Arial" w:cs="Arial"/>
        </w:rPr>
        <w:t>and/or any other document that forms part of the Agreement</w:t>
      </w:r>
      <w:r w:rsidR="009A70D6" w:rsidRPr="00D0703E">
        <w:rPr>
          <w:rFonts w:ascii="Arial" w:hAnsi="Arial" w:cs="Arial"/>
        </w:rPr>
        <w:t>.</w:t>
      </w:r>
    </w:p>
    <w:p w14:paraId="37F60AAA" w14:textId="14F8A0DB" w:rsidR="00F1561B" w:rsidRPr="00D0703E" w:rsidRDefault="00F1561B" w:rsidP="000D397C">
      <w:pPr>
        <w:pStyle w:val="BowLevel2HeadingAltA"/>
        <w:rPr>
          <w:rFonts w:ascii="Arial" w:hAnsi="Arial" w:cs="Arial"/>
        </w:rPr>
      </w:pPr>
      <w:r>
        <w:rPr>
          <w:rFonts w:ascii="Arial" w:hAnsi="Arial" w:cs="Arial"/>
        </w:rPr>
        <w:t>The Supplier shall provide Equipment to Tiger to enable Tiger to process the Ingredients. The costs associated with Price of the Ingredients.</w:t>
      </w:r>
      <w:r>
        <w:rPr>
          <w:color w:val="00B050"/>
        </w:rPr>
        <w:t xml:space="preserve"> </w:t>
      </w:r>
    </w:p>
    <w:p w14:paraId="32090C1A" w14:textId="77777777" w:rsidR="00C67FD3" w:rsidRPr="00D0703E" w:rsidRDefault="00C67FD3" w:rsidP="008A1EE6">
      <w:pPr>
        <w:pStyle w:val="BowLevel1HeadingAltQ"/>
        <w:rPr>
          <w:rFonts w:ascii="Arial" w:hAnsi="Arial" w:cs="Arial"/>
        </w:rPr>
      </w:pPr>
      <w:bookmarkStart w:id="11" w:name="_Ref501552360"/>
      <w:bookmarkStart w:id="12" w:name="_Toc506215768"/>
      <w:bookmarkStart w:id="13" w:name="_Ref501546628"/>
      <w:r w:rsidRPr="00D0703E">
        <w:rPr>
          <w:rFonts w:ascii="Arial" w:hAnsi="Arial" w:cs="Arial"/>
        </w:rPr>
        <w:t>FORECASTS</w:t>
      </w:r>
      <w:bookmarkEnd w:id="11"/>
      <w:bookmarkEnd w:id="12"/>
      <w:r w:rsidR="00837D4C" w:rsidRPr="00D0703E">
        <w:rPr>
          <w:rFonts w:ascii="Arial" w:hAnsi="Arial" w:cs="Arial"/>
        </w:rPr>
        <w:t xml:space="preserve"> </w:t>
      </w:r>
    </w:p>
    <w:p w14:paraId="395E73EE" w14:textId="5CE935DA" w:rsidR="00983D89" w:rsidRPr="00D0703E" w:rsidRDefault="00983D89" w:rsidP="00C67FD3">
      <w:pPr>
        <w:pStyle w:val="BowLevel2HeadingAltA"/>
        <w:rPr>
          <w:rFonts w:ascii="Arial" w:hAnsi="Arial" w:cs="Arial"/>
        </w:rPr>
      </w:pPr>
      <w:bookmarkStart w:id="14" w:name="_Ref501550577"/>
      <w:r w:rsidRPr="00D0703E">
        <w:rPr>
          <w:rFonts w:ascii="Arial" w:hAnsi="Arial" w:cs="Arial"/>
        </w:rPr>
        <w:t>Unless provided otherwise in the relevant Commercial Terms Schedule</w:t>
      </w:r>
      <w:r w:rsidR="00976BCC" w:rsidRPr="00D0703E">
        <w:rPr>
          <w:rFonts w:ascii="Arial" w:hAnsi="Arial" w:cs="Arial"/>
        </w:rPr>
        <w:t>,</w:t>
      </w:r>
      <w:r w:rsidRPr="00D0703E">
        <w:rPr>
          <w:rFonts w:ascii="Arial" w:hAnsi="Arial" w:cs="Arial"/>
        </w:rPr>
        <w:t xml:space="preserve"> the provisions of this clause </w:t>
      </w:r>
      <w:r w:rsidRPr="00D0703E">
        <w:rPr>
          <w:rFonts w:ascii="Arial" w:hAnsi="Arial" w:cs="Arial"/>
        </w:rPr>
        <w:fldChar w:fldCharType="begin"/>
      </w:r>
      <w:r w:rsidRPr="00D0703E">
        <w:rPr>
          <w:rFonts w:ascii="Arial" w:hAnsi="Arial" w:cs="Arial"/>
        </w:rPr>
        <w:instrText xml:space="preserve"> REF _Ref501552360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4</w:t>
      </w:r>
      <w:r w:rsidRPr="00D0703E">
        <w:rPr>
          <w:rFonts w:ascii="Arial" w:hAnsi="Arial" w:cs="Arial"/>
        </w:rPr>
        <w:fldChar w:fldCharType="end"/>
      </w:r>
      <w:r w:rsidRPr="00D0703E">
        <w:rPr>
          <w:rFonts w:ascii="Arial" w:hAnsi="Arial" w:cs="Arial"/>
        </w:rPr>
        <w:t xml:space="preserve"> shall apply to forecasts of </w:t>
      </w:r>
      <w:r w:rsidR="00E352E5" w:rsidRPr="00D0703E">
        <w:rPr>
          <w:rFonts w:ascii="Arial" w:hAnsi="Arial" w:cs="Arial"/>
        </w:rPr>
        <w:t>Tiger</w:t>
      </w:r>
      <w:r w:rsidRPr="00D0703E">
        <w:rPr>
          <w:rFonts w:ascii="Arial" w:hAnsi="Arial" w:cs="Arial"/>
        </w:rPr>
        <w:t>’s req</w:t>
      </w:r>
      <w:r w:rsidR="00E73A78" w:rsidRPr="00D0703E">
        <w:rPr>
          <w:rFonts w:ascii="Arial" w:hAnsi="Arial" w:cs="Arial"/>
        </w:rPr>
        <w:t>uirements for the supply of the Ingredients</w:t>
      </w:r>
      <w:r w:rsidRPr="00D0703E">
        <w:rPr>
          <w:rFonts w:ascii="Arial" w:hAnsi="Arial" w:cs="Arial"/>
        </w:rPr>
        <w:t xml:space="preserve">. </w:t>
      </w:r>
    </w:p>
    <w:bookmarkEnd w:id="14"/>
    <w:p w14:paraId="326AF7B7" w14:textId="5245B472" w:rsidR="00BC760F" w:rsidRPr="00D0703E" w:rsidRDefault="00983D89" w:rsidP="00196EF0">
      <w:pPr>
        <w:pStyle w:val="BowLevel2HeadingAltA"/>
        <w:rPr>
          <w:rFonts w:ascii="Arial" w:hAnsi="Arial" w:cs="Arial"/>
        </w:rPr>
      </w:pPr>
      <w:r w:rsidRPr="00D0703E">
        <w:rPr>
          <w:rFonts w:ascii="Arial" w:hAnsi="Arial" w:cs="Arial"/>
        </w:rPr>
        <w:t>T</w:t>
      </w:r>
      <w:r w:rsidR="00B66499" w:rsidRPr="00D0703E">
        <w:rPr>
          <w:rFonts w:ascii="Arial" w:hAnsi="Arial" w:cs="Arial"/>
        </w:rPr>
        <w:t>iger</w:t>
      </w:r>
      <w:r w:rsidR="00BA577A" w:rsidRPr="00D0703E">
        <w:rPr>
          <w:rFonts w:ascii="Arial" w:hAnsi="Arial" w:cs="Arial"/>
        </w:rPr>
        <w:t xml:space="preserve"> may provide forecasts from time to time. The</w:t>
      </w:r>
      <w:r w:rsidRPr="00D0703E">
        <w:rPr>
          <w:rFonts w:ascii="Arial" w:hAnsi="Arial" w:cs="Arial"/>
        </w:rPr>
        <w:t xml:space="preserve"> f</w:t>
      </w:r>
      <w:r w:rsidR="00FC05F0" w:rsidRPr="00D0703E">
        <w:rPr>
          <w:rFonts w:ascii="Arial" w:hAnsi="Arial" w:cs="Arial"/>
        </w:rPr>
        <w:t>orecasts</w:t>
      </w:r>
      <w:r w:rsidR="00B66499" w:rsidRPr="00D0703E">
        <w:rPr>
          <w:rFonts w:ascii="Arial" w:hAnsi="Arial" w:cs="Arial"/>
        </w:rPr>
        <w:t xml:space="preserve"> are indicative only and are based on a view at a point in time. The forecasts are made in good faith by Tiger and </w:t>
      </w:r>
      <w:r w:rsidR="00E47AB0" w:rsidRPr="00D0703E">
        <w:rPr>
          <w:rFonts w:ascii="Arial" w:hAnsi="Arial" w:cs="Arial"/>
        </w:rPr>
        <w:t>s</w:t>
      </w:r>
      <w:r w:rsidR="00B66499" w:rsidRPr="00D0703E">
        <w:rPr>
          <w:rFonts w:ascii="Arial" w:hAnsi="Arial" w:cs="Arial"/>
        </w:rPr>
        <w:t>h</w:t>
      </w:r>
      <w:r w:rsidR="00E47AB0" w:rsidRPr="00D0703E">
        <w:rPr>
          <w:rFonts w:ascii="Arial" w:hAnsi="Arial" w:cs="Arial"/>
        </w:rPr>
        <w:t xml:space="preserve">all </w:t>
      </w:r>
      <w:r w:rsidR="00E73A78" w:rsidRPr="00D0703E">
        <w:rPr>
          <w:rFonts w:ascii="Arial" w:hAnsi="Arial" w:cs="Arial"/>
        </w:rPr>
        <w:t>not be</w:t>
      </w:r>
      <w:r w:rsidRPr="00D0703E">
        <w:rPr>
          <w:rFonts w:ascii="Arial" w:hAnsi="Arial" w:cs="Arial"/>
        </w:rPr>
        <w:t xml:space="preserve"> bind</w:t>
      </w:r>
      <w:r w:rsidR="00E73A78" w:rsidRPr="00D0703E">
        <w:rPr>
          <w:rFonts w:ascii="Arial" w:hAnsi="Arial" w:cs="Arial"/>
        </w:rPr>
        <w:t>ing on</w:t>
      </w:r>
      <w:r w:rsidRPr="00D0703E">
        <w:rPr>
          <w:rFonts w:ascii="Arial" w:hAnsi="Arial" w:cs="Arial"/>
        </w:rPr>
        <w:t xml:space="preserve"> </w:t>
      </w:r>
      <w:r w:rsidR="00B66499" w:rsidRPr="00D0703E">
        <w:rPr>
          <w:rFonts w:ascii="Arial" w:hAnsi="Arial" w:cs="Arial"/>
        </w:rPr>
        <w:t>Tiger</w:t>
      </w:r>
      <w:r w:rsidR="00E47AB0" w:rsidRPr="00D0703E">
        <w:rPr>
          <w:rFonts w:ascii="Arial" w:hAnsi="Arial" w:cs="Arial"/>
        </w:rPr>
        <w:t>.</w:t>
      </w:r>
    </w:p>
    <w:p w14:paraId="4CADE718" w14:textId="0AB4D2B6" w:rsidR="005E6573" w:rsidRPr="00D0703E" w:rsidRDefault="00E352E5" w:rsidP="00196EF0">
      <w:pPr>
        <w:pStyle w:val="BowLevel2HeadingAltA"/>
        <w:rPr>
          <w:rFonts w:ascii="Arial" w:hAnsi="Arial" w:cs="Arial"/>
        </w:rPr>
      </w:pPr>
      <w:r w:rsidRPr="00D0703E">
        <w:rPr>
          <w:rFonts w:ascii="Arial" w:hAnsi="Arial" w:cs="Arial"/>
        </w:rPr>
        <w:lastRenderedPageBreak/>
        <w:t xml:space="preserve">Tiger </w:t>
      </w:r>
      <w:r w:rsidR="005E6573" w:rsidRPr="00D0703E">
        <w:rPr>
          <w:rFonts w:ascii="Arial" w:hAnsi="Arial" w:cs="Arial"/>
        </w:rPr>
        <w:t>shall</w:t>
      </w:r>
      <w:r w:rsidR="00B66499" w:rsidRPr="00D0703E">
        <w:rPr>
          <w:rFonts w:ascii="Arial" w:hAnsi="Arial" w:cs="Arial"/>
        </w:rPr>
        <w:t xml:space="preserve"> (in its own discretion)</w:t>
      </w:r>
      <w:r w:rsidR="005E6573" w:rsidRPr="00D0703E">
        <w:rPr>
          <w:rFonts w:ascii="Arial" w:hAnsi="Arial" w:cs="Arial"/>
        </w:rPr>
        <w:t xml:space="preserve"> be entitled to update or revise </w:t>
      </w:r>
      <w:r w:rsidR="00041BF5" w:rsidRPr="00D0703E">
        <w:rPr>
          <w:rFonts w:ascii="Arial" w:hAnsi="Arial" w:cs="Arial"/>
        </w:rPr>
        <w:t>any f</w:t>
      </w:r>
      <w:r w:rsidR="005E6573" w:rsidRPr="00D0703E">
        <w:rPr>
          <w:rFonts w:ascii="Arial" w:hAnsi="Arial" w:cs="Arial"/>
        </w:rPr>
        <w:t>orecast from time to time by giving written notice thereof to the Supplier. The Supplier shall use its best endeavours</w:t>
      </w:r>
      <w:r w:rsidR="0060473A" w:rsidRPr="00D0703E">
        <w:rPr>
          <w:rFonts w:ascii="Arial" w:hAnsi="Arial" w:cs="Arial"/>
        </w:rPr>
        <w:t xml:space="preserve"> </w:t>
      </w:r>
      <w:r w:rsidR="005E6573" w:rsidRPr="00D0703E">
        <w:rPr>
          <w:rFonts w:ascii="Arial" w:hAnsi="Arial" w:cs="Arial"/>
        </w:rPr>
        <w:t xml:space="preserve">to accommodate any updated or </w:t>
      </w:r>
      <w:r w:rsidR="00041BF5" w:rsidRPr="00D0703E">
        <w:rPr>
          <w:rFonts w:ascii="Arial" w:hAnsi="Arial" w:cs="Arial"/>
        </w:rPr>
        <w:t>revised f</w:t>
      </w:r>
      <w:r w:rsidR="005E6573" w:rsidRPr="00D0703E">
        <w:rPr>
          <w:rFonts w:ascii="Arial" w:hAnsi="Arial" w:cs="Arial"/>
        </w:rPr>
        <w:t>orecasts</w:t>
      </w:r>
      <w:r w:rsidR="00916C2A" w:rsidRPr="00D0703E">
        <w:rPr>
          <w:rFonts w:ascii="Arial" w:hAnsi="Arial" w:cs="Arial"/>
        </w:rPr>
        <w:t>.</w:t>
      </w:r>
    </w:p>
    <w:p w14:paraId="37621B53" w14:textId="79C3CBBA" w:rsidR="00196EF0" w:rsidRPr="00D0703E" w:rsidRDefault="00196EF0" w:rsidP="00E76DDD">
      <w:pPr>
        <w:pStyle w:val="BowLevel2HeadingAltA"/>
        <w:rPr>
          <w:rFonts w:ascii="Arial" w:hAnsi="Arial" w:cs="Arial"/>
        </w:rPr>
      </w:pPr>
      <w:r w:rsidRPr="00D0703E">
        <w:rPr>
          <w:rFonts w:ascii="Arial" w:hAnsi="Arial" w:cs="Arial"/>
        </w:rPr>
        <w:t>If the Supplier anticipates</w:t>
      </w:r>
      <w:r w:rsidR="003F27DC" w:rsidRPr="00D0703E">
        <w:rPr>
          <w:rFonts w:ascii="Arial" w:hAnsi="Arial" w:cs="Arial"/>
        </w:rPr>
        <w:t xml:space="preserve"> or becomes aware</w:t>
      </w:r>
      <w:r w:rsidRPr="00D0703E">
        <w:rPr>
          <w:rFonts w:ascii="Arial" w:hAnsi="Arial" w:cs="Arial"/>
        </w:rPr>
        <w:t xml:space="preserve"> that it will be unable to meet </w:t>
      </w:r>
      <w:r w:rsidR="00E352E5" w:rsidRPr="00D0703E">
        <w:rPr>
          <w:rFonts w:ascii="Arial" w:hAnsi="Arial" w:cs="Arial"/>
        </w:rPr>
        <w:t>Tiger</w:t>
      </w:r>
      <w:r w:rsidRPr="00D0703E">
        <w:rPr>
          <w:rFonts w:ascii="Arial" w:hAnsi="Arial" w:cs="Arial"/>
        </w:rPr>
        <w:t xml:space="preserve">’s forecasted requirements provided in accordance with this clause </w:t>
      </w:r>
      <w:r w:rsidRPr="00D0703E">
        <w:rPr>
          <w:rFonts w:ascii="Arial" w:hAnsi="Arial" w:cs="Arial"/>
        </w:rPr>
        <w:fldChar w:fldCharType="begin"/>
      </w:r>
      <w:r w:rsidRPr="00D0703E">
        <w:rPr>
          <w:rFonts w:ascii="Arial" w:hAnsi="Arial" w:cs="Arial"/>
        </w:rPr>
        <w:instrText xml:space="preserve"> REF _Ref501552360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4</w:t>
      </w:r>
      <w:r w:rsidRPr="00D0703E">
        <w:rPr>
          <w:rFonts w:ascii="Arial" w:hAnsi="Arial" w:cs="Arial"/>
        </w:rPr>
        <w:fldChar w:fldCharType="end"/>
      </w:r>
      <w:r w:rsidRPr="00D0703E">
        <w:rPr>
          <w:rFonts w:ascii="Arial" w:hAnsi="Arial" w:cs="Arial"/>
        </w:rPr>
        <w:t xml:space="preserve">: </w:t>
      </w:r>
      <w:r w:rsidR="00E76DDD" w:rsidRPr="00D0703E">
        <w:rPr>
          <w:rFonts w:ascii="Arial" w:hAnsi="Arial" w:cs="Arial"/>
        </w:rPr>
        <w:t xml:space="preserve">(i) </w:t>
      </w:r>
      <w:r w:rsidRPr="00D0703E">
        <w:rPr>
          <w:rFonts w:ascii="Arial" w:hAnsi="Arial" w:cs="Arial"/>
        </w:rPr>
        <w:t>the Supp</w:t>
      </w:r>
      <w:r w:rsidR="00FC05F0" w:rsidRPr="00D0703E">
        <w:rPr>
          <w:rFonts w:ascii="Arial" w:hAnsi="Arial" w:cs="Arial"/>
        </w:rPr>
        <w:t xml:space="preserve">lier shall inform </w:t>
      </w:r>
      <w:r w:rsidR="00E352E5" w:rsidRPr="00D0703E">
        <w:rPr>
          <w:rFonts w:ascii="Arial" w:hAnsi="Arial" w:cs="Arial"/>
        </w:rPr>
        <w:t xml:space="preserve">Tiger </w:t>
      </w:r>
      <w:r w:rsidRPr="00D0703E">
        <w:rPr>
          <w:rFonts w:ascii="Arial" w:hAnsi="Arial" w:cs="Arial"/>
        </w:rPr>
        <w:t>in writin</w:t>
      </w:r>
      <w:r w:rsidR="00FC05F0" w:rsidRPr="00D0703E">
        <w:rPr>
          <w:rFonts w:ascii="Arial" w:hAnsi="Arial" w:cs="Arial"/>
        </w:rPr>
        <w:t>g</w:t>
      </w:r>
      <w:r w:rsidR="00B67061" w:rsidRPr="00D0703E">
        <w:rPr>
          <w:rFonts w:ascii="Arial" w:hAnsi="Arial" w:cs="Arial"/>
        </w:rPr>
        <w:t xml:space="preserve"> as soon as practicable; and </w:t>
      </w:r>
      <w:r w:rsidR="00E76DDD" w:rsidRPr="00D0703E">
        <w:rPr>
          <w:rFonts w:ascii="Arial" w:hAnsi="Arial" w:cs="Arial"/>
        </w:rPr>
        <w:t xml:space="preserve">(ii) </w:t>
      </w:r>
      <w:r w:rsidR="00E352E5" w:rsidRPr="00D0703E">
        <w:rPr>
          <w:rFonts w:ascii="Arial" w:hAnsi="Arial" w:cs="Arial"/>
        </w:rPr>
        <w:t xml:space="preserve">Tiger </w:t>
      </w:r>
      <w:r w:rsidRPr="00D0703E">
        <w:rPr>
          <w:rFonts w:ascii="Arial" w:hAnsi="Arial" w:cs="Arial"/>
        </w:rPr>
        <w:t>may</w:t>
      </w:r>
      <w:r w:rsidR="003F27DC" w:rsidRPr="00D0703E">
        <w:rPr>
          <w:rFonts w:ascii="Arial" w:hAnsi="Arial" w:cs="Arial"/>
        </w:rPr>
        <w:t>,</w:t>
      </w:r>
      <w:r w:rsidRPr="00D0703E">
        <w:rPr>
          <w:rFonts w:ascii="Arial" w:hAnsi="Arial" w:cs="Arial"/>
        </w:rPr>
        <w:t xml:space="preserve"> at its option</w:t>
      </w:r>
      <w:r w:rsidR="003F27DC" w:rsidRPr="00D0703E">
        <w:rPr>
          <w:rFonts w:ascii="Arial" w:hAnsi="Arial" w:cs="Arial"/>
        </w:rPr>
        <w:t>,</w:t>
      </w:r>
      <w:r w:rsidR="00E76DDD" w:rsidRPr="00D0703E">
        <w:rPr>
          <w:rFonts w:ascii="Arial" w:hAnsi="Arial" w:cs="Arial"/>
        </w:rPr>
        <w:t xml:space="preserve"> agree alternative d</w:t>
      </w:r>
      <w:r w:rsidRPr="00D0703E">
        <w:rPr>
          <w:rFonts w:ascii="Arial" w:hAnsi="Arial" w:cs="Arial"/>
        </w:rPr>
        <w:t xml:space="preserve">elivery </w:t>
      </w:r>
      <w:r w:rsidR="00E76DDD" w:rsidRPr="00D0703E">
        <w:rPr>
          <w:rFonts w:ascii="Arial" w:hAnsi="Arial" w:cs="Arial"/>
        </w:rPr>
        <w:t>d</w:t>
      </w:r>
      <w:r w:rsidRPr="00D0703E">
        <w:rPr>
          <w:rFonts w:ascii="Arial" w:hAnsi="Arial" w:cs="Arial"/>
        </w:rPr>
        <w:t xml:space="preserve">ates </w:t>
      </w:r>
      <w:r w:rsidR="003F27DC" w:rsidRPr="00D0703E">
        <w:rPr>
          <w:rFonts w:ascii="Arial" w:hAnsi="Arial" w:cs="Arial"/>
        </w:rPr>
        <w:t xml:space="preserve">and/or quantities </w:t>
      </w:r>
      <w:r w:rsidRPr="00D0703E">
        <w:rPr>
          <w:rFonts w:ascii="Arial" w:hAnsi="Arial" w:cs="Arial"/>
        </w:rPr>
        <w:t xml:space="preserve">for the relevant </w:t>
      </w:r>
      <w:r w:rsidR="00E73A78" w:rsidRPr="00D0703E">
        <w:rPr>
          <w:rFonts w:ascii="Arial" w:hAnsi="Arial" w:cs="Arial"/>
        </w:rPr>
        <w:t>Ingredients</w:t>
      </w:r>
      <w:r w:rsidRPr="00D0703E">
        <w:rPr>
          <w:rFonts w:ascii="Arial" w:hAnsi="Arial" w:cs="Arial"/>
        </w:rPr>
        <w:t xml:space="preserve">, </w:t>
      </w:r>
      <w:r w:rsidR="003F27DC" w:rsidRPr="00D0703E">
        <w:rPr>
          <w:rFonts w:ascii="Arial" w:hAnsi="Arial" w:cs="Arial"/>
        </w:rPr>
        <w:t>and/</w:t>
      </w:r>
      <w:r w:rsidRPr="00D0703E">
        <w:rPr>
          <w:rFonts w:ascii="Arial" w:hAnsi="Arial" w:cs="Arial"/>
        </w:rPr>
        <w:t xml:space="preserve">or </w:t>
      </w:r>
      <w:r w:rsidR="000C1CCC" w:rsidRPr="00D0703E">
        <w:rPr>
          <w:rFonts w:ascii="Arial" w:hAnsi="Arial" w:cs="Arial"/>
        </w:rPr>
        <w:t>procure</w:t>
      </w:r>
      <w:r w:rsidRPr="00D0703E">
        <w:rPr>
          <w:rFonts w:ascii="Arial" w:hAnsi="Arial" w:cs="Arial"/>
        </w:rPr>
        <w:t xml:space="preserve"> fr</w:t>
      </w:r>
      <w:r w:rsidR="00E73A78" w:rsidRPr="00D0703E">
        <w:rPr>
          <w:rFonts w:ascii="Arial" w:hAnsi="Arial" w:cs="Arial"/>
        </w:rPr>
        <w:t>om any other person substitute ingredients</w:t>
      </w:r>
      <w:r w:rsidRPr="00D0703E">
        <w:rPr>
          <w:rFonts w:ascii="Arial" w:hAnsi="Arial" w:cs="Arial"/>
        </w:rPr>
        <w:t xml:space="preserve"> for the </w:t>
      </w:r>
      <w:r w:rsidR="00E73A78" w:rsidRPr="00D0703E">
        <w:rPr>
          <w:rFonts w:ascii="Arial" w:hAnsi="Arial" w:cs="Arial"/>
        </w:rPr>
        <w:t>Ingredients</w:t>
      </w:r>
      <w:r w:rsidRPr="00D0703E">
        <w:rPr>
          <w:rFonts w:ascii="Arial" w:hAnsi="Arial" w:cs="Arial"/>
        </w:rPr>
        <w:t xml:space="preserve"> the Supplier anticipates it will be unable to supply.</w:t>
      </w:r>
    </w:p>
    <w:p w14:paraId="49BF1250" w14:textId="0E699BC0" w:rsidR="00605E77" w:rsidRPr="00D0703E" w:rsidRDefault="007329D7" w:rsidP="008A1EE6">
      <w:pPr>
        <w:pStyle w:val="BowLevel1HeadingAltQ"/>
        <w:rPr>
          <w:rFonts w:ascii="Arial" w:hAnsi="Arial" w:cs="Arial"/>
        </w:rPr>
      </w:pPr>
      <w:bookmarkStart w:id="15" w:name="_Ref504455799"/>
      <w:bookmarkStart w:id="16" w:name="_Toc506215769"/>
      <w:r w:rsidRPr="00D0703E">
        <w:rPr>
          <w:rFonts w:ascii="Arial" w:hAnsi="Arial" w:cs="Arial"/>
        </w:rPr>
        <w:t>Purchase Order</w:t>
      </w:r>
      <w:r w:rsidR="00605E77" w:rsidRPr="00D0703E">
        <w:rPr>
          <w:rFonts w:ascii="Arial" w:hAnsi="Arial" w:cs="Arial"/>
        </w:rPr>
        <w:t>S</w:t>
      </w:r>
      <w:bookmarkEnd w:id="13"/>
      <w:bookmarkEnd w:id="15"/>
      <w:bookmarkEnd w:id="16"/>
      <w:r w:rsidR="001D2258" w:rsidRPr="00D0703E">
        <w:rPr>
          <w:rFonts w:ascii="Arial" w:hAnsi="Arial" w:cs="Arial"/>
        </w:rPr>
        <w:t xml:space="preserve"> </w:t>
      </w:r>
    </w:p>
    <w:p w14:paraId="3F71F272" w14:textId="5A169C96" w:rsidR="005F457C" w:rsidRPr="00714E51" w:rsidRDefault="00086EA3" w:rsidP="006D3A6E">
      <w:pPr>
        <w:pStyle w:val="BowLevel2HeadingAltA"/>
        <w:numPr>
          <w:ilvl w:val="0"/>
          <w:numId w:val="0"/>
        </w:numPr>
        <w:ind w:left="720" w:hanging="720"/>
        <w:rPr>
          <w:rFonts w:ascii="Arial" w:hAnsi="Arial" w:cs="Arial"/>
        </w:rPr>
      </w:pPr>
      <w:r w:rsidRPr="00714E51">
        <w:rPr>
          <w:rFonts w:ascii="Arial" w:hAnsi="Arial" w:cs="Arial"/>
        </w:rPr>
        <w:t xml:space="preserve">5.1 </w:t>
      </w:r>
      <w:r w:rsidR="0024576C" w:rsidRPr="00714E51">
        <w:rPr>
          <w:rFonts w:ascii="Arial" w:hAnsi="Arial" w:cs="Arial"/>
        </w:rPr>
        <w:tab/>
      </w:r>
      <w:r w:rsidR="00A0547A" w:rsidRPr="00714E51">
        <w:rPr>
          <w:rFonts w:ascii="Arial" w:hAnsi="Arial" w:cs="Arial"/>
        </w:rPr>
        <w:t xml:space="preserve">The purchaser must issue a </w:t>
      </w:r>
      <w:r w:rsidR="00D03774" w:rsidRPr="00714E51">
        <w:rPr>
          <w:rFonts w:ascii="Arial" w:hAnsi="Arial" w:cs="Arial"/>
        </w:rPr>
        <w:t xml:space="preserve"> purchase order every </w:t>
      </w:r>
      <w:r w:rsidR="00192ABD" w:rsidRPr="00714E51">
        <w:rPr>
          <w:rFonts w:ascii="Arial" w:hAnsi="Arial" w:cs="Arial"/>
        </w:rPr>
        <w:t>Saturday</w:t>
      </w:r>
      <w:r w:rsidR="00D03774" w:rsidRPr="00714E51">
        <w:rPr>
          <w:rFonts w:ascii="Arial" w:hAnsi="Arial" w:cs="Arial"/>
        </w:rPr>
        <w:t xml:space="preserve"> when the bakery</w:t>
      </w:r>
      <w:r w:rsidR="004679E9" w:rsidRPr="00714E51">
        <w:rPr>
          <w:rFonts w:ascii="Arial" w:hAnsi="Arial" w:cs="Arial"/>
        </w:rPr>
        <w:t xml:space="preserve"> weekly </w:t>
      </w:r>
      <w:r w:rsidR="00D03774" w:rsidRPr="00714E51">
        <w:rPr>
          <w:rFonts w:ascii="Arial" w:hAnsi="Arial" w:cs="Arial"/>
        </w:rPr>
        <w:t xml:space="preserve"> reconciliation is done, weekly consumption figures are provided from the batching system</w:t>
      </w:r>
      <w:r w:rsidR="00112697" w:rsidRPr="00714E51">
        <w:rPr>
          <w:rFonts w:ascii="Arial" w:hAnsi="Arial" w:cs="Arial"/>
        </w:rPr>
        <w:t xml:space="preserve">. </w:t>
      </w:r>
      <w:r w:rsidR="00F1561B">
        <w:rPr>
          <w:rFonts w:ascii="Arial" w:hAnsi="Arial" w:cs="Arial"/>
        </w:rPr>
        <w:t>O</w:t>
      </w:r>
      <w:r w:rsidR="00F1561B" w:rsidRPr="00714E51">
        <w:rPr>
          <w:rFonts w:ascii="Arial" w:hAnsi="Arial" w:cs="Arial"/>
        </w:rPr>
        <w:t>n</w:t>
      </w:r>
      <w:r w:rsidR="00112697" w:rsidRPr="00714E51">
        <w:rPr>
          <w:rFonts w:ascii="Arial" w:hAnsi="Arial" w:cs="Arial"/>
        </w:rPr>
        <w:t xml:space="preserve">ce a purchase order is provided the supplier will supply </w:t>
      </w:r>
      <w:r w:rsidR="00D03774" w:rsidRPr="00714E51">
        <w:rPr>
          <w:rFonts w:ascii="Arial" w:hAnsi="Arial" w:cs="Arial"/>
        </w:rPr>
        <w:t>An invoice</w:t>
      </w:r>
      <w:r w:rsidR="00112697" w:rsidRPr="00714E51">
        <w:rPr>
          <w:rFonts w:ascii="Arial" w:hAnsi="Arial" w:cs="Arial"/>
        </w:rPr>
        <w:t xml:space="preserve"> </w:t>
      </w:r>
      <w:r w:rsidR="007B5982" w:rsidRPr="00714E51">
        <w:rPr>
          <w:rFonts w:ascii="Arial" w:hAnsi="Arial" w:cs="Arial"/>
        </w:rPr>
        <w:t xml:space="preserve">within </w:t>
      </w:r>
      <w:r w:rsidR="00D03774" w:rsidRPr="00714E51">
        <w:rPr>
          <w:rFonts w:ascii="Arial" w:hAnsi="Arial" w:cs="Arial"/>
        </w:rPr>
        <w:t>48</w:t>
      </w:r>
      <w:r w:rsidR="00D85D37" w:rsidRPr="00714E51">
        <w:rPr>
          <w:rFonts w:ascii="Arial" w:hAnsi="Arial" w:cs="Arial"/>
        </w:rPr>
        <w:t xml:space="preserve"> (</w:t>
      </w:r>
      <w:r w:rsidR="00192ABD" w:rsidRPr="00714E51">
        <w:rPr>
          <w:rFonts w:ascii="Arial" w:hAnsi="Arial" w:cs="Arial"/>
        </w:rPr>
        <w:t>forty</w:t>
      </w:r>
      <w:r w:rsidR="00D85D37" w:rsidRPr="00714E51">
        <w:rPr>
          <w:rFonts w:ascii="Arial" w:hAnsi="Arial" w:cs="Arial"/>
        </w:rPr>
        <w:t xml:space="preserve"> eight)</w:t>
      </w:r>
      <w:r w:rsidR="00D03774" w:rsidRPr="00714E51">
        <w:rPr>
          <w:rFonts w:ascii="Arial" w:hAnsi="Arial" w:cs="Arial"/>
        </w:rPr>
        <w:t xml:space="preserve"> hours (working </w:t>
      </w:r>
      <w:r w:rsidR="00D85D37" w:rsidRPr="00714E51">
        <w:rPr>
          <w:rFonts w:ascii="Arial" w:hAnsi="Arial" w:cs="Arial"/>
        </w:rPr>
        <w:t>Hours</w:t>
      </w:r>
      <w:r w:rsidR="00D03774" w:rsidRPr="00714E51">
        <w:rPr>
          <w:rFonts w:ascii="Arial" w:hAnsi="Arial" w:cs="Arial"/>
        </w:rPr>
        <w:t>)</w:t>
      </w:r>
      <w:r w:rsidR="00CD1665" w:rsidRPr="00714E51">
        <w:rPr>
          <w:rFonts w:ascii="Arial" w:hAnsi="Arial" w:cs="Arial"/>
        </w:rPr>
        <w:t>.</w:t>
      </w:r>
      <w:bookmarkStart w:id="17" w:name="_Ref501617954"/>
      <w:bookmarkStart w:id="18" w:name="_Ref501549225"/>
    </w:p>
    <w:p w14:paraId="2D673046" w14:textId="30490BBE" w:rsidR="005E6573" w:rsidRPr="00714E51" w:rsidRDefault="00CD1665" w:rsidP="006D3A6E">
      <w:pPr>
        <w:pStyle w:val="BowLevel2HeadingAltA"/>
        <w:numPr>
          <w:ilvl w:val="0"/>
          <w:numId w:val="0"/>
        </w:numPr>
        <w:ind w:left="720" w:hanging="720"/>
        <w:rPr>
          <w:rFonts w:ascii="Arial" w:hAnsi="Arial" w:cs="Arial"/>
        </w:rPr>
      </w:pPr>
      <w:r w:rsidRPr="0071504C">
        <w:rPr>
          <w:rFonts w:ascii="Arial" w:hAnsi="Arial" w:cs="Arial"/>
        </w:rPr>
        <w:t xml:space="preserve">5.2 </w:t>
      </w:r>
      <w:r w:rsidRPr="00D0703E">
        <w:rPr>
          <w:rFonts w:ascii="Arial" w:hAnsi="Arial" w:cs="Arial"/>
          <w:color w:val="FF0000"/>
        </w:rPr>
        <w:tab/>
      </w:r>
      <w:bookmarkEnd w:id="17"/>
      <w:r w:rsidR="00102BA7" w:rsidRPr="00714E51">
        <w:rPr>
          <w:rFonts w:ascii="Arial" w:hAnsi="Arial" w:cs="Arial"/>
        </w:rPr>
        <w:t xml:space="preserve">For the avoidance of doubt, the amendment or cancellation of any </w:t>
      </w:r>
      <w:r w:rsidR="007329D7" w:rsidRPr="00714E51">
        <w:rPr>
          <w:rFonts w:ascii="Arial" w:hAnsi="Arial" w:cs="Arial"/>
        </w:rPr>
        <w:t>Purchase Order</w:t>
      </w:r>
      <w:r w:rsidR="00102BA7" w:rsidRPr="00714E51">
        <w:rPr>
          <w:rFonts w:ascii="Arial" w:hAnsi="Arial" w:cs="Arial"/>
        </w:rPr>
        <w:t xml:space="preserve"> by </w:t>
      </w:r>
      <w:r w:rsidR="00E352E5" w:rsidRPr="00714E51">
        <w:rPr>
          <w:rFonts w:ascii="Arial" w:hAnsi="Arial" w:cs="Arial"/>
        </w:rPr>
        <w:t xml:space="preserve">Tiger </w:t>
      </w:r>
      <w:r w:rsidR="00102BA7" w:rsidRPr="00714E51">
        <w:rPr>
          <w:rFonts w:ascii="Arial" w:hAnsi="Arial" w:cs="Arial"/>
        </w:rPr>
        <w:t xml:space="preserve">shall not relieve the Parties of their respective obligations in respect of any other </w:t>
      </w:r>
      <w:r w:rsidR="007329D7" w:rsidRPr="00714E51">
        <w:rPr>
          <w:rFonts w:ascii="Arial" w:hAnsi="Arial" w:cs="Arial"/>
        </w:rPr>
        <w:t>Purchase Order</w:t>
      </w:r>
      <w:r w:rsidR="00102BA7" w:rsidRPr="00714E51">
        <w:rPr>
          <w:rFonts w:ascii="Arial" w:hAnsi="Arial" w:cs="Arial"/>
        </w:rPr>
        <w:t xml:space="preserve">s. </w:t>
      </w:r>
      <w:bookmarkEnd w:id="18"/>
    </w:p>
    <w:p w14:paraId="0E74ADCB" w14:textId="3613AC6F" w:rsidR="00B21C8C" w:rsidRPr="00D0703E" w:rsidRDefault="002679A2" w:rsidP="00B21C8C">
      <w:pPr>
        <w:pStyle w:val="BowLevel1HeadingAltQ"/>
        <w:rPr>
          <w:rFonts w:ascii="Arial" w:hAnsi="Arial" w:cs="Arial"/>
        </w:rPr>
      </w:pPr>
      <w:bookmarkStart w:id="19" w:name="_Toc506215770"/>
      <w:r w:rsidRPr="00D0703E">
        <w:rPr>
          <w:rFonts w:ascii="Arial" w:hAnsi="Arial" w:cs="Arial"/>
        </w:rPr>
        <w:t>QUALITY</w:t>
      </w:r>
      <w:bookmarkEnd w:id="19"/>
      <w:r w:rsidR="00464E5A" w:rsidRPr="00D0703E">
        <w:rPr>
          <w:rFonts w:ascii="Arial" w:hAnsi="Arial" w:cs="Arial"/>
        </w:rPr>
        <w:t xml:space="preserve"> specifications</w:t>
      </w:r>
    </w:p>
    <w:p w14:paraId="2D3BFA06" w14:textId="5BBD2BDE" w:rsidR="002474EA" w:rsidRPr="00D0703E" w:rsidRDefault="008718EA" w:rsidP="002474EA">
      <w:pPr>
        <w:pStyle w:val="BowLevel2HeadingAltA"/>
        <w:rPr>
          <w:rFonts w:ascii="Arial" w:hAnsi="Arial" w:cs="Arial"/>
        </w:rPr>
      </w:pPr>
      <w:bookmarkStart w:id="20" w:name="_Ref512529187"/>
      <w:r w:rsidRPr="00D0703E">
        <w:rPr>
          <w:rFonts w:ascii="Arial" w:hAnsi="Arial" w:cs="Arial"/>
        </w:rPr>
        <w:t>The</w:t>
      </w:r>
      <w:r w:rsidR="000923C6" w:rsidRPr="00D0703E">
        <w:rPr>
          <w:rFonts w:ascii="Arial" w:hAnsi="Arial" w:cs="Arial"/>
        </w:rPr>
        <w:t xml:space="preserve"> Supplier shall </w:t>
      </w:r>
      <w:r w:rsidRPr="00D0703E">
        <w:rPr>
          <w:rFonts w:ascii="Arial" w:hAnsi="Arial" w:cs="Arial"/>
        </w:rPr>
        <w:t xml:space="preserve">supply the </w:t>
      </w:r>
      <w:r w:rsidR="00E73A78" w:rsidRPr="00D0703E">
        <w:rPr>
          <w:rFonts w:ascii="Arial" w:hAnsi="Arial" w:cs="Arial"/>
        </w:rPr>
        <w:t>Ingredients</w:t>
      </w:r>
      <w:r w:rsidR="00B71C48" w:rsidRPr="00D0703E">
        <w:rPr>
          <w:rFonts w:ascii="Arial" w:hAnsi="Arial" w:cs="Arial"/>
        </w:rPr>
        <w:t xml:space="preserve"> in accordance with</w:t>
      </w:r>
      <w:r w:rsidRPr="00D0703E">
        <w:rPr>
          <w:rFonts w:ascii="Arial" w:hAnsi="Arial" w:cs="Arial"/>
        </w:rPr>
        <w:t xml:space="preserve"> </w:t>
      </w:r>
      <w:r w:rsidR="007B606C" w:rsidRPr="00D0703E">
        <w:rPr>
          <w:rFonts w:ascii="Arial" w:hAnsi="Arial" w:cs="Arial"/>
        </w:rPr>
        <w:t xml:space="preserve">Tiger’s </w:t>
      </w:r>
      <w:r w:rsidR="00FF1899" w:rsidRPr="00D0703E">
        <w:rPr>
          <w:rFonts w:ascii="Arial" w:hAnsi="Arial" w:cs="Arial"/>
        </w:rPr>
        <w:t xml:space="preserve">quality standards, </w:t>
      </w:r>
      <w:r w:rsidR="00004EA0" w:rsidRPr="00D0703E">
        <w:rPr>
          <w:rFonts w:ascii="Arial" w:hAnsi="Arial" w:cs="Arial"/>
        </w:rPr>
        <w:t>formulae</w:t>
      </w:r>
      <w:r w:rsidR="00EE0CE1" w:rsidRPr="00D0703E">
        <w:rPr>
          <w:rFonts w:ascii="Arial" w:hAnsi="Arial" w:cs="Arial"/>
        </w:rPr>
        <w:t xml:space="preserve"> and technical specifications</w:t>
      </w:r>
      <w:r w:rsidR="00004EA0" w:rsidRPr="00D0703E">
        <w:rPr>
          <w:rFonts w:ascii="Arial" w:hAnsi="Arial" w:cs="Arial"/>
        </w:rPr>
        <w:t xml:space="preserve">, </w:t>
      </w:r>
      <w:r w:rsidRPr="00D0703E">
        <w:rPr>
          <w:rFonts w:ascii="Arial" w:hAnsi="Arial" w:cs="Arial"/>
        </w:rPr>
        <w:t>all generally accepted industry standards</w:t>
      </w:r>
      <w:r w:rsidR="009A3C6D" w:rsidRPr="00D0703E">
        <w:rPr>
          <w:rFonts w:ascii="Arial" w:hAnsi="Arial" w:cs="Arial"/>
        </w:rPr>
        <w:t xml:space="preserve"> and guidelines</w:t>
      </w:r>
      <w:r w:rsidR="00FF1899" w:rsidRPr="00D0703E">
        <w:rPr>
          <w:rFonts w:ascii="Arial" w:hAnsi="Arial" w:cs="Arial"/>
        </w:rPr>
        <w:t>, all applicable laws</w:t>
      </w:r>
      <w:r w:rsidR="009A3C6D" w:rsidRPr="00D0703E">
        <w:rPr>
          <w:rFonts w:ascii="Arial" w:hAnsi="Arial" w:cs="Arial"/>
        </w:rPr>
        <w:t xml:space="preserve"> and regulations</w:t>
      </w:r>
      <w:r w:rsidRPr="00D0703E">
        <w:rPr>
          <w:rFonts w:ascii="Arial" w:hAnsi="Arial" w:cs="Arial"/>
        </w:rPr>
        <w:t xml:space="preserve"> and </w:t>
      </w:r>
      <w:r w:rsidR="009A3C6D" w:rsidRPr="00D0703E">
        <w:rPr>
          <w:rFonts w:ascii="Arial" w:hAnsi="Arial" w:cs="Arial"/>
        </w:rPr>
        <w:t xml:space="preserve">codes of </w:t>
      </w:r>
      <w:r w:rsidRPr="00D0703E">
        <w:rPr>
          <w:rFonts w:ascii="Arial" w:hAnsi="Arial" w:cs="Arial"/>
        </w:rPr>
        <w:t>practices that</w:t>
      </w:r>
      <w:r w:rsidR="00C4198F" w:rsidRPr="00D0703E">
        <w:rPr>
          <w:rFonts w:ascii="Arial" w:hAnsi="Arial" w:cs="Arial"/>
        </w:rPr>
        <w:t xml:space="preserve"> are applicable in the context of the Agreement</w:t>
      </w:r>
      <w:r w:rsidR="002474EA" w:rsidRPr="00D0703E">
        <w:rPr>
          <w:rFonts w:ascii="Arial" w:hAnsi="Arial" w:cs="Arial"/>
        </w:rPr>
        <w:t>.</w:t>
      </w:r>
      <w:bookmarkEnd w:id="20"/>
    </w:p>
    <w:p w14:paraId="0320970E" w14:textId="676B8F1C" w:rsidR="00B71C48" w:rsidRPr="00D0703E" w:rsidRDefault="00AB36D2" w:rsidP="000923C6">
      <w:pPr>
        <w:pStyle w:val="BowLevel2HeadingAltA"/>
        <w:rPr>
          <w:rFonts w:ascii="Arial" w:hAnsi="Arial" w:cs="Arial"/>
        </w:rPr>
      </w:pPr>
      <w:r w:rsidRPr="00D0703E">
        <w:rPr>
          <w:rFonts w:ascii="Arial" w:hAnsi="Arial" w:cs="Arial"/>
        </w:rPr>
        <w:t xml:space="preserve">As part of the Supplier’s obligations in clause </w:t>
      </w:r>
      <w:r w:rsidRPr="00D0703E">
        <w:rPr>
          <w:rFonts w:ascii="Arial" w:hAnsi="Arial" w:cs="Arial"/>
        </w:rPr>
        <w:fldChar w:fldCharType="begin"/>
      </w:r>
      <w:r w:rsidRPr="00D0703E">
        <w:rPr>
          <w:rFonts w:ascii="Arial" w:hAnsi="Arial" w:cs="Arial"/>
        </w:rPr>
        <w:instrText xml:space="preserve"> REF _Ref512529187 \w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6.1</w:t>
      </w:r>
      <w:r w:rsidRPr="00D0703E">
        <w:rPr>
          <w:rFonts w:ascii="Arial" w:hAnsi="Arial" w:cs="Arial"/>
        </w:rPr>
        <w:fldChar w:fldCharType="end"/>
      </w:r>
      <w:r w:rsidR="000923C6" w:rsidRPr="00D0703E">
        <w:rPr>
          <w:rFonts w:ascii="Arial" w:hAnsi="Arial" w:cs="Arial"/>
        </w:rPr>
        <w:t xml:space="preserve"> above, the Supplier shall </w:t>
      </w:r>
      <w:r w:rsidRPr="00D0703E">
        <w:rPr>
          <w:rFonts w:ascii="Arial" w:hAnsi="Arial" w:cs="Arial"/>
        </w:rPr>
        <w:t xml:space="preserve">comply with all the laws and regulations that apply to the country where the </w:t>
      </w:r>
      <w:r w:rsidR="00E73A78" w:rsidRPr="00D0703E">
        <w:rPr>
          <w:rFonts w:ascii="Arial" w:hAnsi="Arial" w:cs="Arial"/>
        </w:rPr>
        <w:t>Ingredients</w:t>
      </w:r>
      <w:r w:rsidR="000923C6" w:rsidRPr="00D0703E">
        <w:rPr>
          <w:rFonts w:ascii="Arial" w:hAnsi="Arial" w:cs="Arial"/>
        </w:rPr>
        <w:t xml:space="preserve"> are manufactured.</w:t>
      </w:r>
    </w:p>
    <w:p w14:paraId="464D7401" w14:textId="3D11DDEA" w:rsidR="00882AD4" w:rsidRPr="00D0703E" w:rsidRDefault="008718EA" w:rsidP="002679A2">
      <w:pPr>
        <w:pStyle w:val="BowLevel2HeadingAltA"/>
        <w:rPr>
          <w:rFonts w:ascii="Arial" w:hAnsi="Arial" w:cs="Arial"/>
        </w:rPr>
      </w:pPr>
      <w:bookmarkStart w:id="21" w:name="_Ref501636917"/>
      <w:r w:rsidRPr="00D0703E">
        <w:rPr>
          <w:rFonts w:ascii="Arial" w:hAnsi="Arial" w:cs="Arial"/>
        </w:rPr>
        <w:t xml:space="preserve">The </w:t>
      </w:r>
      <w:r w:rsidR="00E73A78" w:rsidRPr="00D0703E">
        <w:rPr>
          <w:rFonts w:ascii="Arial" w:hAnsi="Arial" w:cs="Arial"/>
        </w:rPr>
        <w:t>Ingredients</w:t>
      </w:r>
      <w:r w:rsidR="000923C6" w:rsidRPr="00D0703E">
        <w:rPr>
          <w:rFonts w:ascii="Arial" w:hAnsi="Arial" w:cs="Arial"/>
        </w:rPr>
        <w:t xml:space="preserve"> </w:t>
      </w:r>
      <w:r w:rsidRPr="00D0703E">
        <w:rPr>
          <w:rFonts w:ascii="Arial" w:hAnsi="Arial" w:cs="Arial"/>
        </w:rPr>
        <w:t xml:space="preserve"> supplied to </w:t>
      </w:r>
      <w:r w:rsidR="007B606C" w:rsidRPr="00D0703E">
        <w:rPr>
          <w:rFonts w:ascii="Arial" w:hAnsi="Arial" w:cs="Arial"/>
        </w:rPr>
        <w:t>Tiger</w:t>
      </w:r>
      <w:r w:rsidR="00A06612" w:rsidRPr="00D0703E">
        <w:rPr>
          <w:rFonts w:ascii="Arial" w:hAnsi="Arial" w:cs="Arial"/>
        </w:rPr>
        <w:t xml:space="preserve"> by the Supplier in terms of the</w:t>
      </w:r>
      <w:r w:rsidRPr="00D0703E">
        <w:rPr>
          <w:rFonts w:ascii="Arial" w:hAnsi="Arial" w:cs="Arial"/>
        </w:rPr>
        <w:t xml:space="preserve"> Agreement shall:</w:t>
      </w:r>
      <w:bookmarkEnd w:id="21"/>
      <w:r w:rsidRPr="00D0703E">
        <w:rPr>
          <w:rFonts w:ascii="Arial" w:hAnsi="Arial" w:cs="Arial"/>
        </w:rPr>
        <w:t xml:space="preserve"> </w:t>
      </w:r>
    </w:p>
    <w:p w14:paraId="2B8694B4" w14:textId="42704661" w:rsidR="00DF172D" w:rsidRPr="00D0703E" w:rsidRDefault="00DF172D" w:rsidP="00DF172D">
      <w:pPr>
        <w:pStyle w:val="BowLevel3HeadingAltZ"/>
        <w:rPr>
          <w:rFonts w:ascii="Arial" w:hAnsi="Arial" w:cs="Arial"/>
        </w:rPr>
      </w:pPr>
      <w:r w:rsidRPr="00D0703E">
        <w:rPr>
          <w:rFonts w:ascii="Arial" w:hAnsi="Arial" w:cs="Arial"/>
        </w:rPr>
        <w:t>conform to</w:t>
      </w:r>
      <w:r w:rsidR="00A33E41">
        <w:rPr>
          <w:rFonts w:ascii="Arial" w:hAnsi="Arial" w:cs="Arial"/>
        </w:rPr>
        <w:t xml:space="preserve"> </w:t>
      </w:r>
      <w:r w:rsidR="00EE0CE1" w:rsidRPr="00D0703E">
        <w:rPr>
          <w:rFonts w:ascii="Arial" w:hAnsi="Arial" w:cs="Arial"/>
        </w:rPr>
        <w:t xml:space="preserve">Tigers quality and technical </w:t>
      </w:r>
      <w:r w:rsidRPr="00D0703E">
        <w:rPr>
          <w:rFonts w:ascii="Arial" w:hAnsi="Arial" w:cs="Arial"/>
        </w:rPr>
        <w:t>specifications (</w:t>
      </w:r>
      <w:r w:rsidRPr="00D0703E">
        <w:rPr>
          <w:rFonts w:ascii="Arial" w:hAnsi="Arial" w:cs="Arial"/>
          <w:b/>
        </w:rPr>
        <w:t>Specifications</w:t>
      </w:r>
      <w:r w:rsidRPr="00D0703E">
        <w:rPr>
          <w:rFonts w:ascii="Arial" w:hAnsi="Arial" w:cs="Arial"/>
        </w:rPr>
        <w:t xml:space="preserve">) determined and set forth in the applicable Commercial Terms Schedule; </w:t>
      </w:r>
    </w:p>
    <w:p w14:paraId="49DFF4F6" w14:textId="2449EFDD" w:rsidR="00C0762C" w:rsidRPr="00D0703E" w:rsidRDefault="00C0762C" w:rsidP="002679A2">
      <w:pPr>
        <w:pStyle w:val="BowLevel3HeadingAltZ"/>
        <w:rPr>
          <w:rFonts w:ascii="Arial" w:hAnsi="Arial" w:cs="Arial"/>
        </w:rPr>
      </w:pPr>
      <w:r w:rsidRPr="00D0703E">
        <w:rPr>
          <w:rFonts w:ascii="Arial" w:hAnsi="Arial" w:cs="Arial"/>
        </w:rPr>
        <w:t xml:space="preserve">be of </w:t>
      </w:r>
      <w:r w:rsidR="000922D9" w:rsidRPr="00D0703E">
        <w:rPr>
          <w:rFonts w:ascii="Arial" w:hAnsi="Arial" w:cs="Arial"/>
        </w:rPr>
        <w:t>a good</w:t>
      </w:r>
      <w:r w:rsidRPr="00D0703E">
        <w:rPr>
          <w:rFonts w:ascii="Arial" w:hAnsi="Arial" w:cs="Arial"/>
        </w:rPr>
        <w:t xml:space="preserve"> quality</w:t>
      </w:r>
      <w:r w:rsidR="00FF1899" w:rsidRPr="00D0703E">
        <w:rPr>
          <w:rFonts w:ascii="Arial" w:hAnsi="Arial" w:cs="Arial"/>
        </w:rPr>
        <w:t xml:space="preserve"> </w:t>
      </w:r>
      <w:r w:rsidRPr="00D0703E">
        <w:rPr>
          <w:rFonts w:ascii="Arial" w:hAnsi="Arial" w:cs="Arial"/>
        </w:rPr>
        <w:t xml:space="preserve">and fit for the purpose(s) made known to the Supplier by </w:t>
      </w:r>
      <w:r w:rsidR="007B606C" w:rsidRPr="00D0703E">
        <w:rPr>
          <w:rFonts w:ascii="Arial" w:hAnsi="Arial" w:cs="Arial"/>
        </w:rPr>
        <w:t>Tiger</w:t>
      </w:r>
      <w:r w:rsidRPr="00D0703E">
        <w:rPr>
          <w:rFonts w:ascii="Arial" w:hAnsi="Arial" w:cs="Arial"/>
          <w:i/>
        </w:rPr>
        <w:t>;</w:t>
      </w:r>
      <w:r w:rsidR="000923C6" w:rsidRPr="00D0703E">
        <w:rPr>
          <w:rFonts w:ascii="Arial" w:hAnsi="Arial" w:cs="Arial"/>
          <w:i/>
        </w:rPr>
        <w:t xml:space="preserve"> </w:t>
      </w:r>
      <w:r w:rsidR="000923C6" w:rsidRPr="00D0703E">
        <w:rPr>
          <w:rFonts w:ascii="Arial" w:hAnsi="Arial" w:cs="Arial"/>
        </w:rPr>
        <w:t>and</w:t>
      </w:r>
    </w:p>
    <w:p w14:paraId="3F37E9B9" w14:textId="30F51AED" w:rsidR="008718EA" w:rsidRPr="00D0703E" w:rsidRDefault="000922D9" w:rsidP="007D69C3">
      <w:pPr>
        <w:pStyle w:val="BowLevel3HeadingAltZ"/>
        <w:rPr>
          <w:rFonts w:ascii="Arial" w:hAnsi="Arial" w:cs="Arial"/>
        </w:rPr>
      </w:pPr>
      <w:r w:rsidRPr="00D0703E">
        <w:rPr>
          <w:rFonts w:ascii="Arial" w:hAnsi="Arial" w:cs="Arial"/>
        </w:rPr>
        <w:t xml:space="preserve">comply with and </w:t>
      </w:r>
      <w:r w:rsidR="004E0881" w:rsidRPr="00D0703E">
        <w:rPr>
          <w:rFonts w:ascii="Arial" w:hAnsi="Arial" w:cs="Arial"/>
        </w:rPr>
        <w:t>be provided by the Supplier in accordance with applicable laws</w:t>
      </w:r>
      <w:r w:rsidR="009A3C6D" w:rsidRPr="00D0703E">
        <w:rPr>
          <w:rFonts w:ascii="Arial" w:hAnsi="Arial" w:cs="Arial"/>
        </w:rPr>
        <w:t xml:space="preserve"> and regulations</w:t>
      </w:r>
      <w:r w:rsidR="00003807" w:rsidRPr="00D0703E">
        <w:rPr>
          <w:rFonts w:ascii="Arial" w:hAnsi="Arial" w:cs="Arial"/>
        </w:rPr>
        <w:t>,</w:t>
      </w:r>
      <w:r w:rsidR="003D4C81" w:rsidRPr="00D0703E">
        <w:rPr>
          <w:rFonts w:ascii="Arial" w:hAnsi="Arial" w:cs="Arial"/>
        </w:rPr>
        <w:t xml:space="preserve"> </w:t>
      </w:r>
      <w:r w:rsidR="009A3C6D" w:rsidRPr="00D0703E">
        <w:rPr>
          <w:rFonts w:ascii="Arial" w:hAnsi="Arial" w:cs="Arial"/>
        </w:rPr>
        <w:t>and all relevant codes of practice</w:t>
      </w:r>
      <w:r w:rsidR="00C0762C" w:rsidRPr="00D0703E">
        <w:rPr>
          <w:rFonts w:ascii="Arial" w:hAnsi="Arial" w:cs="Arial"/>
        </w:rPr>
        <w:t>.</w:t>
      </w:r>
      <w:r w:rsidR="002474EA" w:rsidRPr="00D0703E">
        <w:rPr>
          <w:rFonts w:ascii="Arial" w:hAnsi="Arial" w:cs="Arial"/>
        </w:rPr>
        <w:t xml:space="preserve"> </w:t>
      </w:r>
    </w:p>
    <w:p w14:paraId="5F0E2E9B" w14:textId="663DCCAC" w:rsidR="00C0762C" w:rsidRPr="00D0703E" w:rsidRDefault="00C0762C" w:rsidP="002679A2">
      <w:pPr>
        <w:pStyle w:val="BowLevel2HeadingAltA"/>
        <w:rPr>
          <w:rFonts w:ascii="Arial" w:hAnsi="Arial" w:cs="Arial"/>
        </w:rPr>
      </w:pPr>
      <w:r w:rsidRPr="00D0703E">
        <w:rPr>
          <w:rFonts w:ascii="Arial" w:hAnsi="Arial" w:cs="Arial"/>
        </w:rPr>
        <w:t xml:space="preserve">The Supplier shall ensure that the </w:t>
      </w:r>
      <w:r w:rsidR="00E73A78" w:rsidRPr="00D0703E">
        <w:rPr>
          <w:rFonts w:ascii="Arial" w:hAnsi="Arial" w:cs="Arial"/>
        </w:rPr>
        <w:t>Ingredients</w:t>
      </w:r>
      <w:r w:rsidRPr="00D0703E">
        <w:rPr>
          <w:rFonts w:ascii="Arial" w:hAnsi="Arial" w:cs="Arial"/>
        </w:rPr>
        <w:t xml:space="preserve"> are properly packed and secured in such manner as to enable them to reach their destination in good condition.</w:t>
      </w:r>
    </w:p>
    <w:p w14:paraId="3E1EC654" w14:textId="6CF9AA66" w:rsidR="00C0762C" w:rsidRPr="00D0703E" w:rsidRDefault="00C0762C" w:rsidP="002679A2">
      <w:pPr>
        <w:pStyle w:val="BowLevel2HeadingAltA"/>
        <w:rPr>
          <w:rFonts w:ascii="Arial" w:hAnsi="Arial" w:cs="Arial"/>
        </w:rPr>
      </w:pPr>
      <w:r w:rsidRPr="00D0703E">
        <w:rPr>
          <w:rFonts w:ascii="Arial" w:hAnsi="Arial" w:cs="Arial"/>
        </w:rPr>
        <w:t xml:space="preserve">The Supplier shall obtain and maintain in force for the duration of the Term all </w:t>
      </w:r>
      <w:r w:rsidR="000505EB" w:rsidRPr="00D0703E">
        <w:rPr>
          <w:rFonts w:ascii="Arial" w:hAnsi="Arial" w:cs="Arial"/>
        </w:rPr>
        <w:t xml:space="preserve">approvals, </w:t>
      </w:r>
      <w:r w:rsidRPr="00D0703E">
        <w:rPr>
          <w:rFonts w:ascii="Arial" w:hAnsi="Arial" w:cs="Arial"/>
        </w:rPr>
        <w:t xml:space="preserve">licences, permissions, authorisations, consents and permits which may be required by it </w:t>
      </w:r>
      <w:r w:rsidR="00231350" w:rsidRPr="00D0703E">
        <w:rPr>
          <w:rFonts w:ascii="Arial" w:hAnsi="Arial" w:cs="Arial"/>
        </w:rPr>
        <w:t xml:space="preserve">from time to time </w:t>
      </w:r>
      <w:r w:rsidRPr="00D0703E">
        <w:rPr>
          <w:rFonts w:ascii="Arial" w:hAnsi="Arial" w:cs="Arial"/>
        </w:rPr>
        <w:t xml:space="preserve">in order to manufacture and supply the </w:t>
      </w:r>
      <w:r w:rsidR="00E73A78" w:rsidRPr="00D0703E">
        <w:rPr>
          <w:rFonts w:ascii="Arial" w:hAnsi="Arial" w:cs="Arial"/>
        </w:rPr>
        <w:t>Ingredients</w:t>
      </w:r>
      <w:r w:rsidR="000923C6" w:rsidRPr="00D0703E">
        <w:rPr>
          <w:rFonts w:ascii="Arial" w:hAnsi="Arial" w:cs="Arial"/>
        </w:rPr>
        <w:t xml:space="preserve"> to Tiger in accordance with the provisions of</w:t>
      </w:r>
      <w:r w:rsidR="00DF172D" w:rsidRPr="00D0703E">
        <w:rPr>
          <w:rFonts w:ascii="Arial" w:hAnsi="Arial" w:cs="Arial"/>
        </w:rPr>
        <w:t xml:space="preserve"> the</w:t>
      </w:r>
      <w:r w:rsidRPr="00D0703E">
        <w:rPr>
          <w:rFonts w:ascii="Arial" w:hAnsi="Arial" w:cs="Arial"/>
        </w:rPr>
        <w:t xml:space="preserve"> Agreement.</w:t>
      </w:r>
    </w:p>
    <w:p w14:paraId="6F923A49" w14:textId="245E1EC8" w:rsidR="002679A2" w:rsidRPr="00D0703E" w:rsidRDefault="00B0076A" w:rsidP="002679A2">
      <w:pPr>
        <w:pStyle w:val="BowLevel2HeadingAltA"/>
        <w:rPr>
          <w:rFonts w:ascii="Arial" w:hAnsi="Arial" w:cs="Arial"/>
        </w:rPr>
      </w:pPr>
      <w:r w:rsidRPr="00D0703E">
        <w:rPr>
          <w:rFonts w:ascii="Arial" w:hAnsi="Arial" w:cs="Arial"/>
        </w:rPr>
        <w:t>In the event that the Supplier becomes aware of the existence of qu</w:t>
      </w:r>
      <w:r w:rsidR="000923C6" w:rsidRPr="00D0703E">
        <w:rPr>
          <w:rFonts w:ascii="Arial" w:hAnsi="Arial" w:cs="Arial"/>
        </w:rPr>
        <w:t>ality defect</w:t>
      </w:r>
      <w:r w:rsidRPr="00D0703E">
        <w:rPr>
          <w:rFonts w:ascii="Arial" w:hAnsi="Arial" w:cs="Arial"/>
        </w:rPr>
        <w:t xml:space="preserve"> or problems relating to the </w:t>
      </w:r>
      <w:r w:rsidR="00E73A78" w:rsidRPr="00D0703E">
        <w:rPr>
          <w:rFonts w:ascii="Arial" w:hAnsi="Arial" w:cs="Arial"/>
        </w:rPr>
        <w:t>Ingredients</w:t>
      </w:r>
      <w:r w:rsidRPr="00D0703E">
        <w:rPr>
          <w:rFonts w:ascii="Arial" w:hAnsi="Arial" w:cs="Arial"/>
        </w:rPr>
        <w:t xml:space="preserve">, then the Supplier shall immediately notify </w:t>
      </w:r>
      <w:r w:rsidR="007B606C" w:rsidRPr="00D0703E">
        <w:rPr>
          <w:rFonts w:ascii="Arial" w:hAnsi="Arial" w:cs="Arial"/>
        </w:rPr>
        <w:t>Tiger</w:t>
      </w:r>
      <w:r w:rsidRPr="00D0703E">
        <w:rPr>
          <w:rFonts w:ascii="Arial" w:hAnsi="Arial" w:cs="Arial"/>
        </w:rPr>
        <w:t>. The notification shall set forth</w:t>
      </w:r>
      <w:r w:rsidR="00FB2660" w:rsidRPr="00D0703E">
        <w:rPr>
          <w:rFonts w:ascii="Arial" w:hAnsi="Arial" w:cs="Arial"/>
        </w:rPr>
        <w:t xml:space="preserve"> the nat</w:t>
      </w:r>
      <w:r w:rsidR="0079552E" w:rsidRPr="00D0703E">
        <w:rPr>
          <w:rFonts w:ascii="Arial" w:hAnsi="Arial" w:cs="Arial"/>
        </w:rPr>
        <w:t xml:space="preserve">ure of the quality </w:t>
      </w:r>
      <w:r w:rsidR="00FB2660" w:rsidRPr="00D0703E">
        <w:rPr>
          <w:rFonts w:ascii="Arial" w:hAnsi="Arial" w:cs="Arial"/>
        </w:rPr>
        <w:t xml:space="preserve">defect, the </w:t>
      </w:r>
      <w:r w:rsidR="00E73A78" w:rsidRPr="00D0703E">
        <w:rPr>
          <w:rFonts w:ascii="Arial" w:hAnsi="Arial" w:cs="Arial"/>
        </w:rPr>
        <w:t>Ingredients</w:t>
      </w:r>
      <w:r w:rsidR="00FB2660" w:rsidRPr="00D0703E">
        <w:rPr>
          <w:rFonts w:ascii="Arial" w:hAnsi="Arial" w:cs="Arial"/>
        </w:rPr>
        <w:t xml:space="preserve"> affected, and an indicative process on how the Supplier shall </w:t>
      </w:r>
      <w:r w:rsidR="0079552E" w:rsidRPr="00D0703E">
        <w:rPr>
          <w:rFonts w:ascii="Arial" w:hAnsi="Arial" w:cs="Arial"/>
        </w:rPr>
        <w:t xml:space="preserve">remedy the quality </w:t>
      </w:r>
      <w:r w:rsidR="00FB2660" w:rsidRPr="00D0703E">
        <w:rPr>
          <w:rFonts w:ascii="Arial" w:hAnsi="Arial" w:cs="Arial"/>
        </w:rPr>
        <w:t>defect</w:t>
      </w:r>
      <w:r w:rsidR="00190651" w:rsidRPr="00D0703E">
        <w:rPr>
          <w:rFonts w:ascii="Arial" w:hAnsi="Arial" w:cs="Arial"/>
        </w:rPr>
        <w:t>.</w:t>
      </w:r>
      <w:r w:rsidRPr="00D0703E">
        <w:rPr>
          <w:rFonts w:ascii="Arial" w:hAnsi="Arial" w:cs="Arial"/>
        </w:rPr>
        <w:t xml:space="preserve"> </w:t>
      </w:r>
      <w:r w:rsidR="0025206B" w:rsidRPr="00D0703E">
        <w:rPr>
          <w:rFonts w:ascii="Arial" w:hAnsi="Arial" w:cs="Arial"/>
        </w:rPr>
        <w:t>The defective</w:t>
      </w:r>
      <w:r w:rsidR="00190651" w:rsidRPr="00D0703E">
        <w:rPr>
          <w:rFonts w:ascii="Arial" w:hAnsi="Arial" w:cs="Arial"/>
        </w:rPr>
        <w:t xml:space="preserve"> </w:t>
      </w:r>
      <w:r w:rsidR="00E73A78" w:rsidRPr="00D0703E">
        <w:rPr>
          <w:rFonts w:ascii="Arial" w:hAnsi="Arial" w:cs="Arial"/>
        </w:rPr>
        <w:t>Ingredients</w:t>
      </w:r>
      <w:r w:rsidR="00190651" w:rsidRPr="00D0703E">
        <w:rPr>
          <w:rFonts w:ascii="Arial" w:hAnsi="Arial" w:cs="Arial"/>
        </w:rPr>
        <w:t xml:space="preserve"> shall be dealt with in accordance with clause </w:t>
      </w:r>
      <w:r w:rsidR="00190651" w:rsidRPr="00D0703E">
        <w:rPr>
          <w:rFonts w:ascii="Arial" w:hAnsi="Arial" w:cs="Arial"/>
        </w:rPr>
        <w:fldChar w:fldCharType="begin"/>
      </w:r>
      <w:r w:rsidR="00190651" w:rsidRPr="00D0703E">
        <w:rPr>
          <w:rFonts w:ascii="Arial" w:hAnsi="Arial" w:cs="Arial"/>
        </w:rPr>
        <w:instrText xml:space="preserve"> REF _Ref507001110 \w \h </w:instrText>
      </w:r>
      <w:r w:rsidR="004F2EB0" w:rsidRPr="00D0703E">
        <w:rPr>
          <w:rFonts w:ascii="Arial" w:hAnsi="Arial" w:cs="Arial"/>
        </w:rPr>
        <w:instrText xml:space="preserve"> \* MERGEFORMAT </w:instrText>
      </w:r>
      <w:r w:rsidR="00190651" w:rsidRPr="00D0703E">
        <w:rPr>
          <w:rFonts w:ascii="Arial" w:hAnsi="Arial" w:cs="Arial"/>
        </w:rPr>
      </w:r>
      <w:r w:rsidR="00190651" w:rsidRPr="00D0703E">
        <w:rPr>
          <w:rFonts w:ascii="Arial" w:hAnsi="Arial" w:cs="Arial"/>
        </w:rPr>
        <w:fldChar w:fldCharType="separate"/>
      </w:r>
      <w:r w:rsidR="009E1854" w:rsidRPr="00D0703E">
        <w:rPr>
          <w:rFonts w:ascii="Arial" w:hAnsi="Arial" w:cs="Arial"/>
        </w:rPr>
        <w:t>7.5</w:t>
      </w:r>
      <w:r w:rsidR="00190651" w:rsidRPr="00D0703E">
        <w:rPr>
          <w:rFonts w:ascii="Arial" w:hAnsi="Arial" w:cs="Arial"/>
        </w:rPr>
        <w:fldChar w:fldCharType="end"/>
      </w:r>
      <w:r w:rsidR="00190651" w:rsidRPr="00D0703E">
        <w:rPr>
          <w:rFonts w:ascii="Arial" w:hAnsi="Arial" w:cs="Arial"/>
        </w:rPr>
        <w:t xml:space="preserve"> below</w:t>
      </w:r>
      <w:r w:rsidR="00190651" w:rsidRPr="00D0703E">
        <w:rPr>
          <w:rFonts w:ascii="Arial" w:hAnsi="Arial" w:cs="Arial"/>
          <w:i/>
        </w:rPr>
        <w:t>.</w:t>
      </w:r>
    </w:p>
    <w:p w14:paraId="57D2E400" w14:textId="5E8D38F8" w:rsidR="00D85B33" w:rsidRPr="00D0703E" w:rsidRDefault="00D85B33" w:rsidP="004A11E5">
      <w:pPr>
        <w:pStyle w:val="BowLevel1HeadingAltQ"/>
        <w:rPr>
          <w:rFonts w:ascii="Arial" w:hAnsi="Arial" w:cs="Arial"/>
        </w:rPr>
      </w:pPr>
      <w:bookmarkStart w:id="22" w:name="_Toc506215771"/>
      <w:r w:rsidRPr="00D0703E">
        <w:rPr>
          <w:rFonts w:ascii="Arial" w:hAnsi="Arial" w:cs="Arial"/>
        </w:rPr>
        <w:lastRenderedPageBreak/>
        <w:t>DELIVERY</w:t>
      </w:r>
      <w:bookmarkEnd w:id="22"/>
    </w:p>
    <w:p w14:paraId="0685D9B2" w14:textId="2517B3F8" w:rsidR="00C7182C" w:rsidRPr="0071504C" w:rsidRDefault="00E91E3B" w:rsidP="00E2096F">
      <w:pPr>
        <w:pStyle w:val="BowLevel2HeadingAltA"/>
        <w:rPr>
          <w:rFonts w:ascii="Arial" w:hAnsi="Arial" w:cs="Arial"/>
        </w:rPr>
      </w:pPr>
      <w:r w:rsidRPr="0071504C">
        <w:rPr>
          <w:rFonts w:ascii="Arial" w:hAnsi="Arial" w:cs="Arial"/>
        </w:rPr>
        <w:t>T</w:t>
      </w:r>
      <w:r w:rsidR="00DE3F95" w:rsidRPr="0071504C">
        <w:rPr>
          <w:rFonts w:ascii="Arial" w:hAnsi="Arial" w:cs="Arial"/>
        </w:rPr>
        <w:t>iger shall</w:t>
      </w:r>
      <w:r w:rsidR="00C7182C" w:rsidRPr="0071504C">
        <w:rPr>
          <w:rFonts w:ascii="Arial" w:hAnsi="Arial" w:cs="Arial"/>
        </w:rPr>
        <w:t>:</w:t>
      </w:r>
      <w:r w:rsidR="00DE3F95" w:rsidRPr="0071504C">
        <w:rPr>
          <w:rFonts w:ascii="Arial" w:hAnsi="Arial" w:cs="Arial"/>
        </w:rPr>
        <w:t xml:space="preserve"> </w:t>
      </w:r>
    </w:p>
    <w:p w14:paraId="6ACF630C" w14:textId="020EA2BD" w:rsidR="00964067" w:rsidRPr="0071504C" w:rsidRDefault="00964067" w:rsidP="00E2096F">
      <w:pPr>
        <w:pStyle w:val="BowLevel3HeadingAltZ"/>
        <w:rPr>
          <w:rFonts w:ascii="Arial" w:hAnsi="Arial" w:cs="Arial"/>
        </w:rPr>
      </w:pPr>
      <w:r w:rsidRPr="0071504C">
        <w:rPr>
          <w:rFonts w:ascii="Arial" w:hAnsi="Arial" w:cs="Arial"/>
        </w:rPr>
        <w:t xml:space="preserve">Provide and maintain, at its own cost, for the duration of this Agreement, an </w:t>
      </w:r>
      <w:commentRangeStart w:id="23"/>
      <w:r w:rsidRPr="0071504C">
        <w:rPr>
          <w:rFonts w:ascii="Arial" w:hAnsi="Arial" w:cs="Arial"/>
        </w:rPr>
        <w:t>electricity</w:t>
      </w:r>
      <w:commentRangeEnd w:id="23"/>
      <w:r w:rsidR="00251D80">
        <w:rPr>
          <w:rStyle w:val="CommentReference"/>
        </w:rPr>
        <w:commentReference w:id="23"/>
      </w:r>
      <w:r w:rsidRPr="0071504C">
        <w:rPr>
          <w:rFonts w:ascii="Arial" w:hAnsi="Arial" w:cs="Arial"/>
        </w:rPr>
        <w:t>, air, drainage, roof structure and water supply for the Equipment, as well as a dedicated telephone line.</w:t>
      </w:r>
    </w:p>
    <w:p w14:paraId="7FC76197" w14:textId="227E4E22" w:rsidR="00051A92" w:rsidRPr="0071504C" w:rsidRDefault="00051A92" w:rsidP="00E2096F">
      <w:pPr>
        <w:pStyle w:val="BowLevel3HeadingAltZ"/>
        <w:rPr>
          <w:rFonts w:ascii="Arial" w:hAnsi="Arial" w:cs="Arial"/>
        </w:rPr>
      </w:pPr>
      <w:r w:rsidRPr="0071504C">
        <w:rPr>
          <w:rFonts w:ascii="Arial" w:hAnsi="Arial" w:cs="Arial"/>
        </w:rPr>
        <w:t xml:space="preserve">Ensure that its employees are available to receive and attend to delivery of the </w:t>
      </w:r>
      <w:r w:rsidR="00AF6AAF" w:rsidRPr="0071504C">
        <w:rPr>
          <w:rFonts w:ascii="Arial" w:hAnsi="Arial" w:cs="Arial"/>
        </w:rPr>
        <w:t>Ingredients</w:t>
      </w:r>
      <w:r w:rsidRPr="0071504C">
        <w:rPr>
          <w:rFonts w:ascii="Arial" w:hAnsi="Arial" w:cs="Arial"/>
        </w:rPr>
        <w:t xml:space="preserve"> by </w:t>
      </w:r>
      <w:r w:rsidR="00E91E3B" w:rsidRPr="0071504C">
        <w:rPr>
          <w:rFonts w:ascii="Arial" w:hAnsi="Arial" w:cs="Arial"/>
        </w:rPr>
        <w:t>the Supplier</w:t>
      </w:r>
      <w:r w:rsidRPr="0071504C">
        <w:rPr>
          <w:rFonts w:ascii="Arial" w:hAnsi="Arial" w:cs="Arial"/>
        </w:rPr>
        <w:t xml:space="preserve"> on a Monday to Saturday between 7h00 and 17h00 and are authorised to give written acknowledgement of receipt of the </w:t>
      </w:r>
      <w:r w:rsidR="00BD415A" w:rsidRPr="0071504C">
        <w:rPr>
          <w:rFonts w:ascii="Arial" w:hAnsi="Arial" w:cs="Arial"/>
        </w:rPr>
        <w:t>Ingredients</w:t>
      </w:r>
      <w:r w:rsidRPr="0071504C">
        <w:rPr>
          <w:rFonts w:ascii="Arial" w:hAnsi="Arial" w:cs="Arial"/>
        </w:rPr>
        <w:t xml:space="preserve"> on a consignment stock basis, refer to clause 5.</w:t>
      </w:r>
    </w:p>
    <w:p w14:paraId="1EF7E7E0" w14:textId="6930A309" w:rsidR="00051A92" w:rsidRPr="0071504C" w:rsidRDefault="00BD415A" w:rsidP="00E2096F">
      <w:pPr>
        <w:pStyle w:val="BowLevel3HeadingAltZ"/>
        <w:rPr>
          <w:rFonts w:ascii="Arial" w:hAnsi="Arial" w:cs="Arial"/>
        </w:rPr>
      </w:pPr>
      <w:r w:rsidRPr="0071504C">
        <w:rPr>
          <w:rFonts w:ascii="Arial" w:hAnsi="Arial" w:cs="Arial"/>
        </w:rPr>
        <w:t>P</w:t>
      </w:r>
      <w:r w:rsidR="00051A92" w:rsidRPr="0071504C">
        <w:rPr>
          <w:rFonts w:ascii="Arial" w:hAnsi="Arial" w:cs="Arial"/>
        </w:rPr>
        <w:t>ay t</w:t>
      </w:r>
      <w:r w:rsidRPr="0071504C">
        <w:rPr>
          <w:rFonts w:ascii="Arial" w:hAnsi="Arial" w:cs="Arial"/>
        </w:rPr>
        <w:t>he Supplier</w:t>
      </w:r>
      <w:r w:rsidR="00051A92" w:rsidRPr="0071504C">
        <w:rPr>
          <w:rFonts w:ascii="Arial" w:hAnsi="Arial" w:cs="Arial"/>
        </w:rPr>
        <w:t xml:space="preserve"> the price of the </w:t>
      </w:r>
      <w:r w:rsidR="00714E51">
        <w:rPr>
          <w:rFonts w:ascii="Arial" w:hAnsi="Arial" w:cs="Arial"/>
        </w:rPr>
        <w:t>Ingredients</w:t>
      </w:r>
      <w:r w:rsidR="00051A92" w:rsidRPr="0071504C">
        <w:rPr>
          <w:rFonts w:ascii="Arial" w:hAnsi="Arial" w:cs="Arial"/>
        </w:rPr>
        <w:t xml:space="preserve"> supplied on a consignment stock basis.  The </w:t>
      </w:r>
      <w:r w:rsidR="00A0547A" w:rsidRPr="0071504C">
        <w:rPr>
          <w:rFonts w:ascii="Arial" w:hAnsi="Arial" w:cs="Arial"/>
        </w:rPr>
        <w:t xml:space="preserve">price </w:t>
      </w:r>
      <w:r w:rsidR="00051A92" w:rsidRPr="0071504C">
        <w:rPr>
          <w:rFonts w:ascii="Arial" w:hAnsi="Arial" w:cs="Arial"/>
        </w:rPr>
        <w:t xml:space="preserve">of </w:t>
      </w:r>
      <w:r w:rsidR="002E0A93">
        <w:rPr>
          <w:rFonts w:ascii="Arial" w:hAnsi="Arial" w:cs="Arial"/>
        </w:rPr>
        <w:t>the Ingredients</w:t>
      </w:r>
      <w:r w:rsidR="00051A92" w:rsidRPr="0071504C">
        <w:rPr>
          <w:rFonts w:ascii="Arial" w:hAnsi="Arial" w:cs="Arial"/>
        </w:rPr>
        <w:t xml:space="preserve"> shall be determined in accordance with clause 11 below and the quantity details shall be advised by the Purchaser to </w:t>
      </w:r>
      <w:r w:rsidR="00726C64" w:rsidRPr="0071504C">
        <w:rPr>
          <w:rFonts w:ascii="Arial" w:hAnsi="Arial" w:cs="Arial"/>
        </w:rPr>
        <w:t>the Supplier</w:t>
      </w:r>
      <w:r w:rsidR="00051A92" w:rsidRPr="0071504C">
        <w:rPr>
          <w:rFonts w:ascii="Arial" w:hAnsi="Arial" w:cs="Arial"/>
        </w:rPr>
        <w:t xml:space="preserve"> on a weekly basis</w:t>
      </w:r>
      <w:r w:rsidR="00714E51">
        <w:rPr>
          <w:rFonts w:ascii="Arial" w:hAnsi="Arial" w:cs="Arial"/>
        </w:rPr>
        <w:t>.</w:t>
      </w:r>
    </w:p>
    <w:p w14:paraId="51DE2E35" w14:textId="682EF62C" w:rsidR="00051A92" w:rsidRPr="0071504C" w:rsidRDefault="002E0A93" w:rsidP="00E2096F">
      <w:pPr>
        <w:pStyle w:val="BowLevel3HeadingAltZ"/>
        <w:rPr>
          <w:rFonts w:ascii="Arial" w:hAnsi="Arial" w:cs="Arial"/>
        </w:rPr>
      </w:pPr>
      <w:r>
        <w:rPr>
          <w:rFonts w:ascii="Arial" w:hAnsi="Arial" w:cs="Arial"/>
        </w:rPr>
        <w:t>The supply</w:t>
      </w:r>
      <w:r w:rsidRPr="0071504C">
        <w:rPr>
          <w:rFonts w:ascii="Arial" w:hAnsi="Arial" w:cs="Arial"/>
        </w:rPr>
        <w:t xml:space="preserve"> </w:t>
      </w:r>
      <w:r w:rsidR="00051A92" w:rsidRPr="0071504C">
        <w:rPr>
          <w:rFonts w:ascii="Arial" w:hAnsi="Arial" w:cs="Arial"/>
        </w:rPr>
        <w:t xml:space="preserve">volumes and temperature will be automatically recorded and will be monitored and recorded by </w:t>
      </w:r>
      <w:r w:rsidR="007B5982" w:rsidRPr="0071504C">
        <w:rPr>
          <w:rFonts w:ascii="Arial" w:hAnsi="Arial" w:cs="Arial"/>
        </w:rPr>
        <w:t xml:space="preserve">the </w:t>
      </w:r>
      <w:r w:rsidR="00C7739A" w:rsidRPr="0071504C">
        <w:rPr>
          <w:rFonts w:ascii="Arial" w:hAnsi="Arial" w:cs="Arial"/>
        </w:rPr>
        <w:t>S</w:t>
      </w:r>
      <w:r w:rsidR="007B5982" w:rsidRPr="0071504C">
        <w:rPr>
          <w:rFonts w:ascii="Arial" w:hAnsi="Arial" w:cs="Arial"/>
        </w:rPr>
        <w:t>upplier</w:t>
      </w:r>
      <w:r w:rsidR="00051A92" w:rsidRPr="0071504C">
        <w:rPr>
          <w:rFonts w:ascii="Arial" w:hAnsi="Arial" w:cs="Arial"/>
        </w:rPr>
        <w:t xml:space="preserve"> and the Purchaser on a daily basis</w:t>
      </w:r>
      <w:r w:rsidR="007B5982" w:rsidRPr="0071504C">
        <w:rPr>
          <w:rFonts w:ascii="Arial" w:hAnsi="Arial" w:cs="Arial"/>
        </w:rPr>
        <w:t xml:space="preserve">. </w:t>
      </w:r>
      <w:r w:rsidR="00C7739A" w:rsidRPr="0071504C">
        <w:rPr>
          <w:rFonts w:ascii="Arial" w:hAnsi="Arial" w:cs="Arial"/>
        </w:rPr>
        <w:t>T</w:t>
      </w:r>
      <w:r w:rsidR="007B5982" w:rsidRPr="0071504C">
        <w:rPr>
          <w:rFonts w:ascii="Arial" w:hAnsi="Arial" w:cs="Arial"/>
        </w:rPr>
        <w:t xml:space="preserve">he </w:t>
      </w:r>
      <w:r w:rsidR="00C7739A" w:rsidRPr="0071504C">
        <w:rPr>
          <w:rFonts w:ascii="Arial" w:hAnsi="Arial" w:cs="Arial"/>
        </w:rPr>
        <w:t>S</w:t>
      </w:r>
      <w:r w:rsidR="007B5982" w:rsidRPr="0071504C">
        <w:rPr>
          <w:rFonts w:ascii="Arial" w:hAnsi="Arial" w:cs="Arial"/>
        </w:rPr>
        <w:t>upplier</w:t>
      </w:r>
      <w:r w:rsidR="00051A92" w:rsidRPr="0071504C">
        <w:rPr>
          <w:rFonts w:ascii="Arial" w:hAnsi="Arial" w:cs="Arial"/>
        </w:rPr>
        <w:t xml:space="preserve"> will deliver the</w:t>
      </w:r>
      <w:r>
        <w:rPr>
          <w:rFonts w:ascii="Arial" w:hAnsi="Arial" w:cs="Arial"/>
        </w:rPr>
        <w:t xml:space="preserve"> volumes of</w:t>
      </w:r>
      <w:r w:rsidR="00051A92" w:rsidRPr="0071504C">
        <w:rPr>
          <w:rFonts w:ascii="Arial" w:hAnsi="Arial" w:cs="Arial"/>
        </w:rPr>
        <w:t xml:space="preserve"> </w:t>
      </w:r>
      <w:r>
        <w:rPr>
          <w:rFonts w:ascii="Arial" w:hAnsi="Arial" w:cs="Arial"/>
        </w:rPr>
        <w:t>Ingredients</w:t>
      </w:r>
      <w:r w:rsidR="00051A92" w:rsidRPr="0071504C">
        <w:rPr>
          <w:rFonts w:ascii="Arial" w:hAnsi="Arial" w:cs="Arial"/>
        </w:rPr>
        <w:t xml:space="preserve"> based on weekly consumption unless otherwise advised by the bakery</w:t>
      </w:r>
      <w:r w:rsidR="00714E51">
        <w:rPr>
          <w:rFonts w:ascii="Arial" w:hAnsi="Arial" w:cs="Arial"/>
        </w:rPr>
        <w:t>.</w:t>
      </w:r>
    </w:p>
    <w:p w14:paraId="016F1E68" w14:textId="457FECF4" w:rsidR="001D228E" w:rsidRPr="00714E51" w:rsidRDefault="00EF26FF" w:rsidP="00D24E44">
      <w:pPr>
        <w:pStyle w:val="BowLevel2HeadingAltA"/>
        <w:rPr>
          <w:rFonts w:ascii="Arial" w:hAnsi="Arial" w:cs="Arial"/>
        </w:rPr>
      </w:pPr>
      <w:r w:rsidRPr="0071504C">
        <w:rPr>
          <w:rFonts w:ascii="Arial" w:hAnsi="Arial" w:cs="Arial"/>
        </w:rPr>
        <w:t xml:space="preserve">The Supplier shall deliver the </w:t>
      </w:r>
      <w:r w:rsidR="00E73A78" w:rsidRPr="0071504C">
        <w:rPr>
          <w:rFonts w:ascii="Arial" w:hAnsi="Arial" w:cs="Arial"/>
        </w:rPr>
        <w:t>Ingredients</w:t>
      </w:r>
      <w:r w:rsidRPr="0071504C">
        <w:rPr>
          <w:rFonts w:ascii="Arial" w:hAnsi="Arial" w:cs="Arial"/>
        </w:rPr>
        <w:t xml:space="preserve"> specified in each</w:t>
      </w:r>
      <w:r w:rsidR="00E06FC1" w:rsidRPr="0071504C">
        <w:rPr>
          <w:rFonts w:ascii="Arial" w:hAnsi="Arial" w:cs="Arial"/>
        </w:rPr>
        <w:t xml:space="preserve"> Delivery Note</w:t>
      </w:r>
      <w:r w:rsidRPr="0071504C">
        <w:rPr>
          <w:rFonts w:ascii="Arial" w:hAnsi="Arial" w:cs="Arial"/>
        </w:rPr>
        <w:t xml:space="preserve"> to the </w:t>
      </w:r>
      <w:r w:rsidR="00795F35" w:rsidRPr="0071504C">
        <w:rPr>
          <w:rFonts w:ascii="Arial" w:hAnsi="Arial" w:cs="Arial"/>
        </w:rPr>
        <w:t>location</w:t>
      </w:r>
      <w:r w:rsidR="00714E51">
        <w:rPr>
          <w:rFonts w:ascii="Arial" w:hAnsi="Arial" w:cs="Arial"/>
        </w:rPr>
        <w:t>.</w:t>
      </w:r>
      <w:bookmarkStart w:id="24" w:name="_Ref507001110"/>
    </w:p>
    <w:p w14:paraId="43793FE1" w14:textId="573AAF97" w:rsidR="000E69D8" w:rsidRPr="00D0703E" w:rsidRDefault="000E69D8" w:rsidP="00D24E44">
      <w:pPr>
        <w:pStyle w:val="BowLevel2HeadingAltA"/>
        <w:rPr>
          <w:rFonts w:ascii="Arial" w:hAnsi="Arial" w:cs="Arial"/>
        </w:rPr>
      </w:pPr>
      <w:bookmarkStart w:id="25" w:name="_Ref113457821"/>
      <w:r w:rsidRPr="00D0703E">
        <w:rPr>
          <w:rFonts w:ascii="Arial" w:hAnsi="Arial" w:cs="Arial"/>
          <w:b/>
        </w:rPr>
        <w:t xml:space="preserve">Defective </w:t>
      </w:r>
      <w:r w:rsidR="00E73A78" w:rsidRPr="00D0703E">
        <w:rPr>
          <w:rFonts w:ascii="Arial" w:hAnsi="Arial" w:cs="Arial"/>
          <w:b/>
        </w:rPr>
        <w:t>Ingredients</w:t>
      </w:r>
      <w:bookmarkEnd w:id="24"/>
      <w:bookmarkEnd w:id="25"/>
    </w:p>
    <w:p w14:paraId="0B1B877D" w14:textId="4112541D" w:rsidR="00D24E44" w:rsidRPr="00D0703E" w:rsidRDefault="00D24E44" w:rsidP="0050283B">
      <w:pPr>
        <w:pStyle w:val="BowLevel3HeadingAltZ"/>
        <w:rPr>
          <w:rFonts w:ascii="Arial" w:hAnsi="Arial" w:cs="Arial"/>
        </w:rPr>
      </w:pPr>
      <w:r w:rsidRPr="00D0703E">
        <w:rPr>
          <w:rFonts w:ascii="Arial" w:hAnsi="Arial" w:cs="Arial"/>
        </w:rPr>
        <w:t xml:space="preserve">If any </w:t>
      </w:r>
      <w:r w:rsidR="00E73A78" w:rsidRPr="00D0703E">
        <w:rPr>
          <w:rFonts w:ascii="Arial" w:hAnsi="Arial" w:cs="Arial"/>
        </w:rPr>
        <w:t>Ingredients</w:t>
      </w:r>
      <w:r w:rsidRPr="00D0703E">
        <w:rPr>
          <w:rFonts w:ascii="Arial" w:hAnsi="Arial" w:cs="Arial"/>
        </w:rPr>
        <w:t xml:space="preserve"> delivered to </w:t>
      </w:r>
      <w:r w:rsidR="007B606C" w:rsidRPr="00D0703E">
        <w:rPr>
          <w:rFonts w:ascii="Arial" w:hAnsi="Arial" w:cs="Arial"/>
        </w:rPr>
        <w:t>Tiger</w:t>
      </w:r>
      <w:r w:rsidRPr="00D0703E">
        <w:rPr>
          <w:rFonts w:ascii="Arial" w:hAnsi="Arial" w:cs="Arial"/>
        </w:rPr>
        <w:t xml:space="preserve"> do not comply with clause </w:t>
      </w:r>
      <w:r w:rsidRPr="00D0703E">
        <w:rPr>
          <w:rFonts w:ascii="Arial" w:hAnsi="Arial" w:cs="Arial"/>
        </w:rPr>
        <w:fldChar w:fldCharType="begin"/>
      </w:r>
      <w:r w:rsidRPr="00D0703E">
        <w:rPr>
          <w:rFonts w:ascii="Arial" w:hAnsi="Arial" w:cs="Arial"/>
        </w:rPr>
        <w:instrText xml:space="preserve"> REF _Ref501636917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50283B">
        <w:rPr>
          <w:rFonts w:ascii="Arial" w:hAnsi="Arial" w:cs="Arial"/>
        </w:rPr>
        <w:t>6.3</w:t>
      </w:r>
      <w:r w:rsidRPr="00D0703E">
        <w:rPr>
          <w:rFonts w:ascii="Arial" w:hAnsi="Arial" w:cs="Arial"/>
        </w:rPr>
        <w:fldChar w:fldCharType="end"/>
      </w:r>
      <w:r w:rsidRPr="00D0703E">
        <w:rPr>
          <w:rFonts w:ascii="Arial" w:hAnsi="Arial" w:cs="Arial"/>
        </w:rPr>
        <w:t>, or are otherwise not in conformity with the terms of th</w:t>
      </w:r>
      <w:r w:rsidR="00A06612" w:rsidRPr="00D0703E">
        <w:rPr>
          <w:rFonts w:ascii="Arial" w:hAnsi="Arial" w:cs="Arial"/>
        </w:rPr>
        <w:t xml:space="preserve">e </w:t>
      </w:r>
      <w:r w:rsidRPr="00D0703E">
        <w:rPr>
          <w:rFonts w:ascii="Arial" w:hAnsi="Arial" w:cs="Arial"/>
        </w:rPr>
        <w:t>Agreement</w:t>
      </w:r>
      <w:r w:rsidR="00B67061" w:rsidRPr="00D0703E">
        <w:rPr>
          <w:rFonts w:ascii="Arial" w:hAnsi="Arial" w:cs="Arial"/>
        </w:rPr>
        <w:t xml:space="preserve"> or the applicable </w:t>
      </w:r>
      <w:r w:rsidR="00B37C9D" w:rsidRPr="00D0703E">
        <w:rPr>
          <w:rFonts w:ascii="Arial" w:hAnsi="Arial" w:cs="Arial"/>
        </w:rPr>
        <w:t>Commercial Terms Schedule</w:t>
      </w:r>
      <w:r w:rsidRPr="00D0703E">
        <w:rPr>
          <w:rFonts w:ascii="Arial" w:hAnsi="Arial" w:cs="Arial"/>
        </w:rPr>
        <w:t xml:space="preserve">, then, without limiting any other right or remedy that </w:t>
      </w:r>
      <w:r w:rsidR="007B606C" w:rsidRPr="00D0703E">
        <w:rPr>
          <w:rFonts w:ascii="Arial" w:hAnsi="Arial" w:cs="Arial"/>
        </w:rPr>
        <w:t>Tiger</w:t>
      </w:r>
      <w:r w:rsidRPr="00D0703E">
        <w:rPr>
          <w:rFonts w:ascii="Arial" w:hAnsi="Arial" w:cs="Arial"/>
        </w:rPr>
        <w:t xml:space="preserve"> may have</w:t>
      </w:r>
      <w:r w:rsidR="00D2015C" w:rsidRPr="00D0703E">
        <w:rPr>
          <w:rFonts w:ascii="Arial" w:hAnsi="Arial" w:cs="Arial"/>
        </w:rPr>
        <w:t xml:space="preserve"> under the Agreement or otherwise</w:t>
      </w:r>
      <w:r w:rsidRPr="00D0703E">
        <w:rPr>
          <w:rFonts w:ascii="Arial" w:hAnsi="Arial" w:cs="Arial"/>
        </w:rPr>
        <w:t xml:space="preserve">, </w:t>
      </w:r>
      <w:r w:rsidR="007B606C" w:rsidRPr="00D0703E">
        <w:rPr>
          <w:rFonts w:ascii="Arial" w:hAnsi="Arial" w:cs="Arial"/>
        </w:rPr>
        <w:t>Tiger</w:t>
      </w:r>
      <w:r w:rsidRPr="00D0703E">
        <w:rPr>
          <w:rFonts w:ascii="Arial" w:hAnsi="Arial" w:cs="Arial"/>
        </w:rPr>
        <w:t xml:space="preserve"> may reject those </w:t>
      </w:r>
      <w:r w:rsidR="00E73A78" w:rsidRPr="00D0703E">
        <w:rPr>
          <w:rFonts w:ascii="Arial" w:hAnsi="Arial" w:cs="Arial"/>
        </w:rPr>
        <w:t>Ingredients</w:t>
      </w:r>
      <w:r w:rsidRPr="00D0703E">
        <w:rPr>
          <w:rFonts w:ascii="Arial" w:hAnsi="Arial" w:cs="Arial"/>
        </w:rPr>
        <w:t xml:space="preserve"> and:</w:t>
      </w:r>
    </w:p>
    <w:p w14:paraId="3A297E9B" w14:textId="361EACFC" w:rsidR="00D24E44" w:rsidRPr="0050283B" w:rsidRDefault="00D24E44" w:rsidP="0050283B">
      <w:pPr>
        <w:pStyle w:val="BowLevel4HeadingAltX"/>
        <w:rPr>
          <w:rFonts w:ascii="Arial" w:hAnsi="Arial" w:cs="Arial"/>
          <w:lang w:val="en-US"/>
        </w:rPr>
      </w:pPr>
      <w:bookmarkStart w:id="26" w:name="_Ref501637404"/>
      <w:r w:rsidRPr="0050283B">
        <w:rPr>
          <w:rFonts w:ascii="Arial" w:hAnsi="Arial" w:cs="Arial"/>
          <w:lang w:val="en-US"/>
        </w:rPr>
        <w:t xml:space="preserve">require the Supplier to replace the rejected </w:t>
      </w:r>
      <w:r w:rsidR="00E73A78" w:rsidRPr="0050283B">
        <w:rPr>
          <w:rFonts w:ascii="Arial" w:hAnsi="Arial" w:cs="Arial"/>
          <w:lang w:val="en-US"/>
        </w:rPr>
        <w:t>Ingredients</w:t>
      </w:r>
      <w:r w:rsidRPr="0050283B">
        <w:rPr>
          <w:rFonts w:ascii="Arial" w:hAnsi="Arial" w:cs="Arial"/>
          <w:lang w:val="en-US"/>
        </w:rPr>
        <w:t xml:space="preserve"> at the Supplier’s risk and expense within 5 (five) Business Days of being requested to do so in writing by </w:t>
      </w:r>
      <w:r w:rsidR="007B606C" w:rsidRPr="0050283B">
        <w:rPr>
          <w:rFonts w:ascii="Arial" w:hAnsi="Arial" w:cs="Arial"/>
          <w:lang w:val="en-US"/>
        </w:rPr>
        <w:t>Tiger</w:t>
      </w:r>
      <w:r w:rsidR="000E69D8" w:rsidRPr="0050283B">
        <w:rPr>
          <w:rFonts w:ascii="Arial" w:hAnsi="Arial" w:cs="Arial"/>
          <w:lang w:val="en-US"/>
        </w:rPr>
        <w:t xml:space="preserve">, in which case the Supplier irrevocably and unconditionally undertakes to use its best endeavours to replace the rejected </w:t>
      </w:r>
      <w:r w:rsidR="00E73A78" w:rsidRPr="0050283B">
        <w:rPr>
          <w:rFonts w:ascii="Arial" w:hAnsi="Arial" w:cs="Arial"/>
          <w:lang w:val="en-US"/>
        </w:rPr>
        <w:t>Ingredients</w:t>
      </w:r>
      <w:r w:rsidRPr="0050283B">
        <w:rPr>
          <w:rFonts w:ascii="Arial" w:hAnsi="Arial" w:cs="Arial"/>
          <w:lang w:val="en-US"/>
        </w:rPr>
        <w:t>. The terms of th</w:t>
      </w:r>
      <w:r w:rsidR="00A06612" w:rsidRPr="0050283B">
        <w:rPr>
          <w:rFonts w:ascii="Arial" w:hAnsi="Arial" w:cs="Arial"/>
          <w:lang w:val="en-US"/>
        </w:rPr>
        <w:t>e</w:t>
      </w:r>
      <w:r w:rsidRPr="0050283B">
        <w:rPr>
          <w:rFonts w:ascii="Arial" w:hAnsi="Arial" w:cs="Arial"/>
          <w:lang w:val="en-US"/>
        </w:rPr>
        <w:t xml:space="preserve"> Agreement shall apply to any replacement </w:t>
      </w:r>
      <w:r w:rsidR="00E73A78" w:rsidRPr="0050283B">
        <w:rPr>
          <w:rFonts w:ascii="Arial" w:hAnsi="Arial" w:cs="Arial"/>
          <w:lang w:val="en-US"/>
        </w:rPr>
        <w:t>Ingredients</w:t>
      </w:r>
      <w:r w:rsidRPr="0050283B">
        <w:rPr>
          <w:rFonts w:ascii="Arial" w:hAnsi="Arial" w:cs="Arial"/>
          <w:lang w:val="en-US"/>
        </w:rPr>
        <w:t xml:space="preserve"> supplied by the Supplier; and</w:t>
      </w:r>
      <w:bookmarkEnd w:id="26"/>
    </w:p>
    <w:p w14:paraId="64EAE2FD" w14:textId="51DB80F1" w:rsidR="00D24E44" w:rsidRPr="0050283B" w:rsidRDefault="00D24E44" w:rsidP="0050283B">
      <w:pPr>
        <w:pStyle w:val="BowLevel4HeadingAltX"/>
        <w:rPr>
          <w:rFonts w:ascii="Arial" w:hAnsi="Arial" w:cs="Arial"/>
          <w:lang w:val="en-US"/>
        </w:rPr>
      </w:pPr>
      <w:bookmarkStart w:id="27" w:name="_Ref501637435"/>
      <w:r w:rsidRPr="0050283B">
        <w:rPr>
          <w:rFonts w:ascii="Arial" w:hAnsi="Arial" w:cs="Arial"/>
          <w:lang w:val="en-US"/>
        </w:rPr>
        <w:t xml:space="preserve">claim damages for any other </w:t>
      </w:r>
      <w:commentRangeStart w:id="28"/>
      <w:r w:rsidRPr="0050283B">
        <w:rPr>
          <w:rFonts w:ascii="Arial" w:hAnsi="Arial" w:cs="Arial"/>
          <w:lang w:val="en-US"/>
        </w:rPr>
        <w:t>costs</w:t>
      </w:r>
      <w:commentRangeEnd w:id="28"/>
      <w:r w:rsidR="00040D74">
        <w:rPr>
          <w:rStyle w:val="CommentReference"/>
          <w:lang w:val="en-US"/>
        </w:rPr>
        <w:commentReference w:id="28"/>
      </w:r>
      <w:r w:rsidR="009C7FD8" w:rsidRPr="0050283B">
        <w:rPr>
          <w:rFonts w:ascii="Arial" w:hAnsi="Arial" w:cs="Arial"/>
          <w:lang w:val="en-US"/>
        </w:rPr>
        <w:t xml:space="preserve"> (including </w:t>
      </w:r>
      <w:r w:rsidR="009A3C6D" w:rsidRPr="0050283B">
        <w:rPr>
          <w:rFonts w:ascii="Arial" w:hAnsi="Arial" w:cs="Arial"/>
          <w:lang w:val="en-US"/>
        </w:rPr>
        <w:t xml:space="preserve">proven </w:t>
      </w:r>
      <w:r w:rsidR="009C7FD8" w:rsidRPr="0050283B">
        <w:rPr>
          <w:rFonts w:ascii="Arial" w:hAnsi="Arial" w:cs="Arial"/>
          <w:lang w:val="en-US"/>
        </w:rPr>
        <w:t xml:space="preserve">replacement costs and wasted wage costs incurred on </w:t>
      </w:r>
      <w:r w:rsidR="007B606C" w:rsidRPr="0050283B">
        <w:rPr>
          <w:rFonts w:ascii="Arial" w:hAnsi="Arial" w:cs="Arial"/>
          <w:lang w:val="en-US"/>
        </w:rPr>
        <w:t>Tiger</w:t>
      </w:r>
      <w:r w:rsidR="009C7FD8" w:rsidRPr="0050283B">
        <w:rPr>
          <w:rFonts w:ascii="Arial" w:hAnsi="Arial" w:cs="Arial"/>
          <w:lang w:val="en-US"/>
        </w:rPr>
        <w:t>’s production lines)</w:t>
      </w:r>
      <w:r w:rsidRPr="0050283B">
        <w:rPr>
          <w:rFonts w:ascii="Arial" w:hAnsi="Arial" w:cs="Arial"/>
          <w:lang w:val="en-US"/>
        </w:rPr>
        <w:t>, expenses</w:t>
      </w:r>
      <w:r w:rsidR="00901AD5" w:rsidRPr="0050283B">
        <w:rPr>
          <w:rFonts w:ascii="Arial" w:hAnsi="Arial" w:cs="Arial"/>
          <w:lang w:val="en-US"/>
        </w:rPr>
        <w:t>, damages</w:t>
      </w:r>
      <w:r w:rsidRPr="0050283B">
        <w:rPr>
          <w:rFonts w:ascii="Arial" w:hAnsi="Arial" w:cs="Arial"/>
          <w:lang w:val="en-US"/>
        </w:rPr>
        <w:t xml:space="preserve"> or losses </w:t>
      </w:r>
      <w:r w:rsidR="00901AD5" w:rsidRPr="0050283B">
        <w:rPr>
          <w:rFonts w:ascii="Arial" w:hAnsi="Arial" w:cs="Arial"/>
          <w:lang w:val="en-US"/>
        </w:rPr>
        <w:t xml:space="preserve">that </w:t>
      </w:r>
      <w:r w:rsidR="007B606C" w:rsidRPr="0050283B">
        <w:rPr>
          <w:rFonts w:ascii="Arial" w:hAnsi="Arial" w:cs="Arial"/>
          <w:lang w:val="en-US"/>
        </w:rPr>
        <w:t>Tiger</w:t>
      </w:r>
      <w:r w:rsidR="00901AD5" w:rsidRPr="0050283B">
        <w:rPr>
          <w:rFonts w:ascii="Arial" w:hAnsi="Arial" w:cs="Arial"/>
          <w:lang w:val="en-US"/>
        </w:rPr>
        <w:t xml:space="preserve"> </w:t>
      </w:r>
      <w:r w:rsidR="009C7FD8" w:rsidRPr="0050283B">
        <w:rPr>
          <w:rFonts w:ascii="Arial" w:hAnsi="Arial" w:cs="Arial"/>
          <w:lang w:val="en-US"/>
        </w:rPr>
        <w:t>suffers</w:t>
      </w:r>
      <w:r w:rsidR="00901AD5" w:rsidRPr="0050283B">
        <w:rPr>
          <w:rFonts w:ascii="Arial" w:hAnsi="Arial" w:cs="Arial"/>
          <w:lang w:val="en-US"/>
        </w:rPr>
        <w:t xml:space="preserve"> as a result of or in connection with</w:t>
      </w:r>
      <w:r w:rsidRPr="0050283B">
        <w:rPr>
          <w:rFonts w:ascii="Arial" w:hAnsi="Arial" w:cs="Arial"/>
          <w:lang w:val="en-US"/>
        </w:rPr>
        <w:t xml:space="preserve"> the Supplier’s delivery of </w:t>
      </w:r>
      <w:r w:rsidR="00E73A78" w:rsidRPr="0050283B">
        <w:rPr>
          <w:rFonts w:ascii="Arial" w:hAnsi="Arial" w:cs="Arial"/>
          <w:lang w:val="en-US"/>
        </w:rPr>
        <w:t>Ingredients</w:t>
      </w:r>
      <w:r w:rsidRPr="0050283B">
        <w:rPr>
          <w:rFonts w:ascii="Arial" w:hAnsi="Arial" w:cs="Arial"/>
          <w:lang w:val="en-US"/>
        </w:rPr>
        <w:t xml:space="preserve"> that do not conform with the</w:t>
      </w:r>
      <w:r w:rsidR="000E69D8" w:rsidRPr="0050283B">
        <w:rPr>
          <w:rFonts w:ascii="Arial" w:hAnsi="Arial" w:cs="Arial"/>
          <w:lang w:val="en-US"/>
        </w:rPr>
        <w:t xml:space="preserve"> Specifications or the</w:t>
      </w:r>
      <w:r w:rsidRPr="0050283B">
        <w:rPr>
          <w:rFonts w:ascii="Arial" w:hAnsi="Arial" w:cs="Arial"/>
          <w:lang w:val="en-US"/>
        </w:rPr>
        <w:t xml:space="preserve"> terms of th</w:t>
      </w:r>
      <w:r w:rsidR="00A06612" w:rsidRPr="0050283B">
        <w:rPr>
          <w:rFonts w:ascii="Arial" w:hAnsi="Arial" w:cs="Arial"/>
          <w:lang w:val="en-US"/>
        </w:rPr>
        <w:t>e</w:t>
      </w:r>
      <w:r w:rsidRPr="0050283B">
        <w:rPr>
          <w:rFonts w:ascii="Arial" w:hAnsi="Arial" w:cs="Arial"/>
          <w:lang w:val="en-US"/>
        </w:rPr>
        <w:t xml:space="preserve"> Agreement.</w:t>
      </w:r>
      <w:bookmarkEnd w:id="27"/>
    </w:p>
    <w:p w14:paraId="2AAD5D8A" w14:textId="669429E9" w:rsidR="000667D2" w:rsidRPr="00D0703E" w:rsidRDefault="00AD7ED3" w:rsidP="0050283B">
      <w:pPr>
        <w:pStyle w:val="BowLevel3HeadingAltZ"/>
        <w:rPr>
          <w:rFonts w:ascii="Arial" w:hAnsi="Arial" w:cs="Arial"/>
        </w:rPr>
      </w:pPr>
      <w:r w:rsidRPr="00D0703E">
        <w:rPr>
          <w:rFonts w:ascii="Arial" w:hAnsi="Arial" w:cs="Arial"/>
        </w:rPr>
        <w:t xml:space="preserve">If the Supplier fails to promptly replace rejected </w:t>
      </w:r>
      <w:r w:rsidR="00E73A78" w:rsidRPr="00D0703E">
        <w:rPr>
          <w:rFonts w:ascii="Arial" w:hAnsi="Arial" w:cs="Arial"/>
        </w:rPr>
        <w:t>Ingredients</w:t>
      </w:r>
      <w:r w:rsidRPr="00D0703E">
        <w:rPr>
          <w:rFonts w:ascii="Arial" w:hAnsi="Arial" w:cs="Arial"/>
        </w:rPr>
        <w:t xml:space="preserve"> in accordance with clause </w:t>
      </w:r>
      <w:r w:rsidRPr="00D0703E">
        <w:rPr>
          <w:rFonts w:ascii="Arial" w:hAnsi="Arial" w:cs="Arial"/>
        </w:rPr>
        <w:fldChar w:fldCharType="begin"/>
      </w:r>
      <w:r w:rsidRPr="00D0703E">
        <w:rPr>
          <w:rFonts w:ascii="Arial" w:hAnsi="Arial" w:cs="Arial"/>
        </w:rPr>
        <w:instrText xml:space="preserve"> REF _Ref501637404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50283B">
        <w:rPr>
          <w:rFonts w:ascii="Arial" w:hAnsi="Arial" w:cs="Arial"/>
        </w:rPr>
        <w:t>7.3.1.1</w:t>
      </w:r>
      <w:r w:rsidRPr="00D0703E">
        <w:rPr>
          <w:rFonts w:ascii="Arial" w:hAnsi="Arial" w:cs="Arial"/>
        </w:rPr>
        <w:fldChar w:fldCharType="end"/>
      </w:r>
      <w:r w:rsidRPr="00D0703E">
        <w:rPr>
          <w:rFonts w:ascii="Arial" w:hAnsi="Arial" w:cs="Arial"/>
        </w:rPr>
        <w:t>, the</w:t>
      </w:r>
      <w:r w:rsidR="00C424DE" w:rsidRPr="00D0703E">
        <w:rPr>
          <w:rFonts w:ascii="Arial" w:hAnsi="Arial" w:cs="Arial"/>
        </w:rPr>
        <w:t xml:space="preserve">n </w:t>
      </w:r>
      <w:r w:rsidR="007B606C" w:rsidRPr="00D0703E">
        <w:rPr>
          <w:rFonts w:ascii="Arial" w:hAnsi="Arial" w:cs="Arial"/>
        </w:rPr>
        <w:t>Tiger</w:t>
      </w:r>
      <w:r w:rsidRPr="00D0703E">
        <w:rPr>
          <w:rFonts w:ascii="Arial" w:hAnsi="Arial" w:cs="Arial"/>
        </w:rPr>
        <w:t xml:space="preserve"> </w:t>
      </w:r>
      <w:r w:rsidR="00C424DE" w:rsidRPr="00D0703E">
        <w:rPr>
          <w:rFonts w:ascii="Arial" w:hAnsi="Arial" w:cs="Arial"/>
        </w:rPr>
        <w:t>shall be entitled</w:t>
      </w:r>
      <w:r w:rsidRPr="00D0703E">
        <w:rPr>
          <w:rFonts w:ascii="Arial" w:hAnsi="Arial" w:cs="Arial"/>
        </w:rPr>
        <w:t xml:space="preserve">, without affecting its rights under clause </w:t>
      </w:r>
      <w:r w:rsidRPr="00D0703E">
        <w:rPr>
          <w:rFonts w:ascii="Arial" w:hAnsi="Arial" w:cs="Arial"/>
        </w:rPr>
        <w:fldChar w:fldCharType="begin"/>
      </w:r>
      <w:r w:rsidRPr="00D0703E">
        <w:rPr>
          <w:rFonts w:ascii="Arial" w:hAnsi="Arial" w:cs="Arial"/>
        </w:rPr>
        <w:instrText xml:space="preserve"> REF _Ref501637435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50283B">
        <w:rPr>
          <w:rFonts w:ascii="Arial" w:hAnsi="Arial" w:cs="Arial"/>
        </w:rPr>
        <w:t>7.3.1.2</w:t>
      </w:r>
      <w:r w:rsidRPr="00D0703E">
        <w:rPr>
          <w:rFonts w:ascii="Arial" w:hAnsi="Arial" w:cs="Arial"/>
        </w:rPr>
        <w:fldChar w:fldCharType="end"/>
      </w:r>
      <w:r w:rsidRPr="00D0703E">
        <w:rPr>
          <w:rFonts w:ascii="Arial" w:hAnsi="Arial" w:cs="Arial"/>
        </w:rPr>
        <w:t xml:space="preserve">, </w:t>
      </w:r>
      <w:r w:rsidR="00C424DE" w:rsidRPr="00D0703E">
        <w:rPr>
          <w:rFonts w:ascii="Arial" w:hAnsi="Arial" w:cs="Arial"/>
        </w:rPr>
        <w:t xml:space="preserve">to </w:t>
      </w:r>
      <w:r w:rsidRPr="00D0703E">
        <w:rPr>
          <w:rFonts w:ascii="Arial" w:hAnsi="Arial" w:cs="Arial"/>
        </w:rPr>
        <w:t xml:space="preserve">obtain substitute products from a third party supplier, and the Supplier shall reimburse </w:t>
      </w:r>
      <w:r w:rsidR="007B606C" w:rsidRPr="00D0703E">
        <w:rPr>
          <w:rFonts w:ascii="Arial" w:hAnsi="Arial" w:cs="Arial"/>
        </w:rPr>
        <w:t>Tiger</w:t>
      </w:r>
      <w:r w:rsidRPr="00D0703E">
        <w:rPr>
          <w:rFonts w:ascii="Arial" w:hAnsi="Arial" w:cs="Arial"/>
        </w:rPr>
        <w:t xml:space="preserve"> for </w:t>
      </w:r>
      <w:r w:rsidR="000E69D8" w:rsidRPr="00D0703E">
        <w:rPr>
          <w:rFonts w:ascii="Arial" w:hAnsi="Arial" w:cs="Arial"/>
        </w:rPr>
        <w:t>any and all</w:t>
      </w:r>
      <w:r w:rsidRPr="00D0703E">
        <w:rPr>
          <w:rFonts w:ascii="Arial" w:hAnsi="Arial" w:cs="Arial"/>
        </w:rPr>
        <w:t xml:space="preserve"> costs </w:t>
      </w:r>
      <w:r w:rsidR="000E69D8" w:rsidRPr="00D0703E">
        <w:rPr>
          <w:rFonts w:ascii="Arial" w:hAnsi="Arial" w:cs="Arial"/>
        </w:rPr>
        <w:t>and expenses (including, without</w:t>
      </w:r>
      <w:r w:rsidR="00DC1AAC" w:rsidRPr="00D0703E">
        <w:rPr>
          <w:rFonts w:ascii="Arial" w:hAnsi="Arial" w:cs="Arial"/>
        </w:rPr>
        <w:t xml:space="preserve"> limitation, replacement costs and wasted wage costs incurred on </w:t>
      </w:r>
      <w:r w:rsidR="007B606C" w:rsidRPr="00D0703E">
        <w:rPr>
          <w:rFonts w:ascii="Arial" w:hAnsi="Arial" w:cs="Arial"/>
        </w:rPr>
        <w:t>Tiger</w:t>
      </w:r>
      <w:r w:rsidR="00DC1AAC" w:rsidRPr="00D0703E">
        <w:rPr>
          <w:rFonts w:ascii="Arial" w:hAnsi="Arial" w:cs="Arial"/>
        </w:rPr>
        <w:t>’s production lines).</w:t>
      </w:r>
    </w:p>
    <w:p w14:paraId="4A16B1CF" w14:textId="416EAF27" w:rsidR="00AD7ED3" w:rsidRPr="00D0703E" w:rsidRDefault="00AD7ED3" w:rsidP="0050283B">
      <w:pPr>
        <w:pStyle w:val="BowLevel3HeadingAltZ"/>
        <w:rPr>
          <w:rFonts w:ascii="Arial" w:hAnsi="Arial" w:cs="Arial"/>
        </w:rPr>
      </w:pPr>
      <w:r w:rsidRPr="00D0703E">
        <w:rPr>
          <w:rFonts w:ascii="Arial" w:hAnsi="Arial" w:cs="Arial"/>
        </w:rPr>
        <w:t xml:space="preserve">If the Parties dispute whether any </w:t>
      </w:r>
      <w:r w:rsidR="00E73A78" w:rsidRPr="00D0703E">
        <w:rPr>
          <w:rFonts w:ascii="Arial" w:hAnsi="Arial" w:cs="Arial"/>
        </w:rPr>
        <w:t>Ingredients</w:t>
      </w:r>
      <w:r w:rsidRPr="00D0703E">
        <w:rPr>
          <w:rFonts w:ascii="Arial" w:hAnsi="Arial" w:cs="Arial"/>
        </w:rPr>
        <w:t xml:space="preserve"> comply with </w:t>
      </w:r>
      <w:r w:rsidR="00D85815" w:rsidRPr="00D0703E">
        <w:rPr>
          <w:rFonts w:ascii="Arial" w:hAnsi="Arial" w:cs="Arial"/>
        </w:rPr>
        <w:t xml:space="preserve">the provisions of </w:t>
      </w:r>
      <w:r w:rsidRPr="00D0703E">
        <w:rPr>
          <w:rFonts w:ascii="Arial" w:hAnsi="Arial" w:cs="Arial"/>
        </w:rPr>
        <w:t xml:space="preserve">clause </w:t>
      </w:r>
      <w:r w:rsidR="002E0A93">
        <w:rPr>
          <w:rFonts w:ascii="Arial" w:hAnsi="Arial" w:cs="Arial"/>
        </w:rPr>
        <w:fldChar w:fldCharType="begin"/>
      </w:r>
      <w:r w:rsidR="002E0A93">
        <w:rPr>
          <w:rFonts w:ascii="Arial" w:hAnsi="Arial" w:cs="Arial"/>
        </w:rPr>
        <w:instrText xml:space="preserve"> REF _Ref113457821 \r \h </w:instrText>
      </w:r>
      <w:r w:rsidR="0050283B">
        <w:rPr>
          <w:rFonts w:ascii="Arial" w:hAnsi="Arial" w:cs="Arial"/>
        </w:rPr>
        <w:instrText xml:space="preserve"> \* MERGEFORMAT </w:instrText>
      </w:r>
      <w:r w:rsidR="002E0A93">
        <w:rPr>
          <w:rFonts w:ascii="Arial" w:hAnsi="Arial" w:cs="Arial"/>
        </w:rPr>
      </w:r>
      <w:r w:rsidR="002E0A93">
        <w:rPr>
          <w:rFonts w:ascii="Arial" w:hAnsi="Arial" w:cs="Arial"/>
        </w:rPr>
        <w:fldChar w:fldCharType="separate"/>
      </w:r>
      <w:r w:rsidR="0050283B">
        <w:rPr>
          <w:rFonts w:ascii="Arial" w:hAnsi="Arial" w:cs="Arial"/>
        </w:rPr>
        <w:t>7.3</w:t>
      </w:r>
      <w:r w:rsidR="002E0A93">
        <w:rPr>
          <w:rFonts w:ascii="Arial" w:hAnsi="Arial" w:cs="Arial"/>
        </w:rPr>
        <w:fldChar w:fldCharType="end"/>
      </w:r>
      <w:r w:rsidRPr="00D0703E">
        <w:rPr>
          <w:rFonts w:ascii="Arial" w:hAnsi="Arial" w:cs="Arial"/>
        </w:rPr>
        <w:t>,</w:t>
      </w:r>
      <w:r w:rsidR="004E0881" w:rsidRPr="00D0703E">
        <w:rPr>
          <w:rFonts w:ascii="Arial" w:hAnsi="Arial" w:cs="Arial"/>
        </w:rPr>
        <w:t xml:space="preserve"> or otherwise conform to</w:t>
      </w:r>
      <w:r w:rsidR="00C614F4" w:rsidRPr="00D0703E">
        <w:rPr>
          <w:rFonts w:ascii="Arial" w:hAnsi="Arial" w:cs="Arial"/>
        </w:rPr>
        <w:t xml:space="preserve"> any other provision of the</w:t>
      </w:r>
      <w:r w:rsidR="004E0881" w:rsidRPr="00D0703E">
        <w:rPr>
          <w:rFonts w:ascii="Arial" w:hAnsi="Arial" w:cs="Arial"/>
        </w:rPr>
        <w:t xml:space="preserve"> Agreement or </w:t>
      </w:r>
      <w:r w:rsidR="00B024E4" w:rsidRPr="00D0703E">
        <w:rPr>
          <w:rFonts w:ascii="Arial" w:hAnsi="Arial" w:cs="Arial"/>
        </w:rPr>
        <w:t>the applicable</w:t>
      </w:r>
      <w:r w:rsidR="004E0881" w:rsidRPr="00D0703E">
        <w:rPr>
          <w:rFonts w:ascii="Arial" w:hAnsi="Arial" w:cs="Arial"/>
        </w:rPr>
        <w:t xml:space="preserve"> Commercial Terms Schedule,</w:t>
      </w:r>
      <w:r w:rsidRPr="00D0703E">
        <w:rPr>
          <w:rFonts w:ascii="Arial" w:hAnsi="Arial" w:cs="Arial"/>
        </w:rPr>
        <w:t xml:space="preserve"> either Party may refer the matter </w:t>
      </w:r>
      <w:r w:rsidR="00C72005" w:rsidRPr="00D0703E">
        <w:rPr>
          <w:rFonts w:ascii="Arial" w:hAnsi="Arial" w:cs="Arial"/>
        </w:rPr>
        <w:t xml:space="preserve">for resolution in accordance with the provisions of clause </w:t>
      </w:r>
      <w:r w:rsidR="00C72005" w:rsidRPr="00D0703E">
        <w:rPr>
          <w:rFonts w:ascii="Arial" w:hAnsi="Arial" w:cs="Arial"/>
        </w:rPr>
        <w:fldChar w:fldCharType="begin"/>
      </w:r>
      <w:r w:rsidR="00C72005" w:rsidRPr="00D0703E">
        <w:rPr>
          <w:rFonts w:ascii="Arial" w:hAnsi="Arial" w:cs="Arial"/>
        </w:rPr>
        <w:instrText xml:space="preserve"> REF _Ref502928175 \w \h </w:instrText>
      </w:r>
      <w:r w:rsidR="004F2EB0" w:rsidRPr="00D0703E">
        <w:rPr>
          <w:rFonts w:ascii="Arial" w:hAnsi="Arial" w:cs="Arial"/>
        </w:rPr>
        <w:instrText xml:space="preserve"> \* MERGEFORMAT </w:instrText>
      </w:r>
      <w:r w:rsidR="00C72005" w:rsidRPr="00D0703E">
        <w:rPr>
          <w:rFonts w:ascii="Arial" w:hAnsi="Arial" w:cs="Arial"/>
        </w:rPr>
      </w:r>
      <w:r w:rsidR="00C72005" w:rsidRPr="00D0703E">
        <w:rPr>
          <w:rFonts w:ascii="Arial" w:hAnsi="Arial" w:cs="Arial"/>
        </w:rPr>
        <w:fldChar w:fldCharType="separate"/>
      </w:r>
      <w:r w:rsidR="0050283B">
        <w:rPr>
          <w:rFonts w:ascii="Arial" w:hAnsi="Arial" w:cs="Arial"/>
        </w:rPr>
        <w:t>20</w:t>
      </w:r>
      <w:r w:rsidR="00C72005" w:rsidRPr="00D0703E">
        <w:rPr>
          <w:rFonts w:ascii="Arial" w:hAnsi="Arial" w:cs="Arial"/>
        </w:rPr>
        <w:fldChar w:fldCharType="end"/>
      </w:r>
      <w:r w:rsidR="00C72005" w:rsidRPr="00D0703E">
        <w:rPr>
          <w:rFonts w:ascii="Arial" w:hAnsi="Arial" w:cs="Arial"/>
        </w:rPr>
        <w:t>.</w:t>
      </w:r>
    </w:p>
    <w:p w14:paraId="52529621" w14:textId="6F7CA7BA" w:rsidR="00D129A2" w:rsidRPr="00D0703E" w:rsidRDefault="00D129A2" w:rsidP="00EF26FF">
      <w:pPr>
        <w:pStyle w:val="BowLevel2HeadingAltA"/>
        <w:rPr>
          <w:rFonts w:ascii="Arial" w:hAnsi="Arial" w:cs="Arial"/>
          <w:b/>
        </w:rPr>
      </w:pPr>
      <w:bookmarkStart w:id="29" w:name="_Ref506540438"/>
      <w:r w:rsidRPr="00D0703E">
        <w:rPr>
          <w:rFonts w:ascii="Arial" w:hAnsi="Arial" w:cs="Arial"/>
          <w:b/>
        </w:rPr>
        <w:t>Delay in supply</w:t>
      </w:r>
      <w:bookmarkEnd w:id="29"/>
    </w:p>
    <w:p w14:paraId="6532BE7F" w14:textId="48C562F5" w:rsidR="00D129A2" w:rsidRPr="00D0703E" w:rsidRDefault="009F6677" w:rsidP="00D129A2">
      <w:pPr>
        <w:pStyle w:val="BowLevel2HeadingAltA"/>
        <w:numPr>
          <w:ilvl w:val="0"/>
          <w:numId w:val="0"/>
        </w:numPr>
        <w:ind w:left="851"/>
        <w:rPr>
          <w:rFonts w:ascii="Arial" w:hAnsi="Arial" w:cs="Arial"/>
        </w:rPr>
      </w:pPr>
      <w:r w:rsidRPr="00D0703E">
        <w:rPr>
          <w:rFonts w:ascii="Arial" w:hAnsi="Arial" w:cs="Arial"/>
        </w:rPr>
        <w:t>T</w:t>
      </w:r>
      <w:r w:rsidR="00D129A2" w:rsidRPr="00D0703E">
        <w:rPr>
          <w:rFonts w:ascii="Arial" w:hAnsi="Arial" w:cs="Arial"/>
        </w:rPr>
        <w:t xml:space="preserve">he Supplier acknowledges that time of performance of the Supplier’s obligations is of the essence in the Agreement and each </w:t>
      </w:r>
      <w:r w:rsidR="007329D7" w:rsidRPr="00D0703E">
        <w:rPr>
          <w:rFonts w:ascii="Arial" w:hAnsi="Arial" w:cs="Arial"/>
        </w:rPr>
        <w:t>Purchase Order</w:t>
      </w:r>
      <w:r w:rsidR="00D129A2" w:rsidRPr="00D0703E">
        <w:rPr>
          <w:rFonts w:ascii="Arial" w:hAnsi="Arial" w:cs="Arial"/>
        </w:rPr>
        <w:t xml:space="preserve">. </w:t>
      </w:r>
      <w:r w:rsidR="00400E7F" w:rsidRPr="00D0703E">
        <w:rPr>
          <w:rFonts w:ascii="Arial" w:hAnsi="Arial" w:cs="Arial"/>
        </w:rPr>
        <w:t>I</w:t>
      </w:r>
      <w:r w:rsidR="00D129A2" w:rsidRPr="00D0703E">
        <w:rPr>
          <w:rFonts w:ascii="Arial" w:hAnsi="Arial" w:cs="Arial"/>
        </w:rPr>
        <w:t xml:space="preserve">f </w:t>
      </w:r>
      <w:r w:rsidR="006825FB" w:rsidRPr="00D0703E">
        <w:rPr>
          <w:rFonts w:ascii="Arial" w:hAnsi="Arial" w:cs="Arial"/>
        </w:rPr>
        <w:t xml:space="preserve">the Supplier does not deliver </w:t>
      </w:r>
      <w:r w:rsidR="00E73A78" w:rsidRPr="00D0703E">
        <w:rPr>
          <w:rFonts w:ascii="Arial" w:hAnsi="Arial" w:cs="Arial"/>
        </w:rPr>
        <w:t>Ingredients</w:t>
      </w:r>
      <w:r w:rsidR="00D129A2" w:rsidRPr="00D0703E">
        <w:rPr>
          <w:rFonts w:ascii="Arial" w:hAnsi="Arial" w:cs="Arial"/>
        </w:rPr>
        <w:t xml:space="preserve"> </w:t>
      </w:r>
      <w:r w:rsidR="006825FB" w:rsidRPr="00D0703E">
        <w:rPr>
          <w:rFonts w:ascii="Arial" w:hAnsi="Arial" w:cs="Arial"/>
        </w:rPr>
        <w:t xml:space="preserve">to </w:t>
      </w:r>
      <w:r w:rsidR="007B606C" w:rsidRPr="00D0703E">
        <w:rPr>
          <w:rFonts w:ascii="Arial" w:hAnsi="Arial" w:cs="Arial"/>
        </w:rPr>
        <w:t>Tiger</w:t>
      </w:r>
      <w:r w:rsidR="006825FB" w:rsidRPr="00D0703E">
        <w:rPr>
          <w:rFonts w:ascii="Arial" w:hAnsi="Arial" w:cs="Arial"/>
        </w:rPr>
        <w:t xml:space="preserve"> </w:t>
      </w:r>
      <w:r w:rsidR="00D129A2" w:rsidRPr="00D0703E">
        <w:rPr>
          <w:rFonts w:ascii="Arial" w:hAnsi="Arial" w:cs="Arial"/>
        </w:rPr>
        <w:t xml:space="preserve">on the date and to </w:t>
      </w:r>
      <w:r w:rsidR="00D129A2" w:rsidRPr="00D0703E">
        <w:rPr>
          <w:rFonts w:ascii="Arial" w:hAnsi="Arial" w:cs="Arial"/>
        </w:rPr>
        <w:lastRenderedPageBreak/>
        <w:t xml:space="preserve">the location specified in a </w:t>
      </w:r>
      <w:r w:rsidR="007329D7" w:rsidRPr="00D0703E">
        <w:rPr>
          <w:rFonts w:ascii="Arial" w:hAnsi="Arial" w:cs="Arial"/>
        </w:rPr>
        <w:t>Purchase Order</w:t>
      </w:r>
      <w:r w:rsidR="00D129A2" w:rsidRPr="00D0703E">
        <w:rPr>
          <w:rFonts w:ascii="Arial" w:hAnsi="Arial" w:cs="Arial"/>
        </w:rPr>
        <w:t xml:space="preserve">, then, without limiting any other right or remedy </w:t>
      </w:r>
      <w:r w:rsidR="007B606C" w:rsidRPr="00D0703E">
        <w:rPr>
          <w:rFonts w:ascii="Arial" w:hAnsi="Arial" w:cs="Arial"/>
        </w:rPr>
        <w:t>Tiger</w:t>
      </w:r>
      <w:r w:rsidR="00D129A2" w:rsidRPr="00D0703E">
        <w:rPr>
          <w:rFonts w:ascii="Arial" w:hAnsi="Arial" w:cs="Arial"/>
        </w:rPr>
        <w:t xml:space="preserve"> may have</w:t>
      </w:r>
      <w:r w:rsidR="00D2015C" w:rsidRPr="00D0703E">
        <w:rPr>
          <w:rFonts w:ascii="Arial" w:hAnsi="Arial" w:cs="Arial"/>
        </w:rPr>
        <w:t xml:space="preserve"> under the Agreement or otherwise</w:t>
      </w:r>
      <w:r w:rsidR="00D129A2" w:rsidRPr="00D0703E">
        <w:rPr>
          <w:rFonts w:ascii="Arial" w:hAnsi="Arial" w:cs="Arial"/>
        </w:rPr>
        <w:t xml:space="preserve">, </w:t>
      </w:r>
      <w:r w:rsidR="007B606C" w:rsidRPr="00D0703E">
        <w:rPr>
          <w:rFonts w:ascii="Arial" w:hAnsi="Arial" w:cs="Arial"/>
        </w:rPr>
        <w:t>Tiger</w:t>
      </w:r>
      <w:r w:rsidR="00D129A2" w:rsidRPr="00D0703E">
        <w:rPr>
          <w:rFonts w:ascii="Arial" w:hAnsi="Arial" w:cs="Arial"/>
        </w:rPr>
        <w:t xml:space="preserve"> (at its sole discretion) may elect to:</w:t>
      </w:r>
    </w:p>
    <w:p w14:paraId="0FAF38F8" w14:textId="5D42CFC7" w:rsidR="00D129A2" w:rsidRPr="00D0703E" w:rsidRDefault="00D129A2" w:rsidP="00D129A2">
      <w:pPr>
        <w:pStyle w:val="BowLevel3HeadingAltZ"/>
        <w:rPr>
          <w:rFonts w:ascii="Arial" w:hAnsi="Arial" w:cs="Arial"/>
        </w:rPr>
      </w:pPr>
      <w:r w:rsidRPr="00D0703E">
        <w:rPr>
          <w:rFonts w:ascii="Arial" w:hAnsi="Arial" w:cs="Arial"/>
        </w:rPr>
        <w:t xml:space="preserve">refuse to take any subsequent attempted delivery of the </w:t>
      </w:r>
      <w:r w:rsidR="00E73A78" w:rsidRPr="00D0703E">
        <w:rPr>
          <w:rFonts w:ascii="Arial" w:hAnsi="Arial" w:cs="Arial"/>
        </w:rPr>
        <w:t>Ingredients</w:t>
      </w:r>
      <w:r w:rsidRPr="00D0703E">
        <w:rPr>
          <w:rFonts w:ascii="Arial" w:hAnsi="Arial" w:cs="Arial"/>
        </w:rPr>
        <w:t xml:space="preserve"> for that </w:t>
      </w:r>
      <w:r w:rsidR="007329D7" w:rsidRPr="00D0703E">
        <w:rPr>
          <w:rFonts w:ascii="Arial" w:hAnsi="Arial" w:cs="Arial"/>
        </w:rPr>
        <w:t>Purchase Order</w:t>
      </w:r>
      <w:r w:rsidRPr="00D0703E">
        <w:rPr>
          <w:rFonts w:ascii="Arial" w:hAnsi="Arial" w:cs="Arial"/>
        </w:rPr>
        <w:t>, without incurring any liability to the Supplier for such refusal;</w:t>
      </w:r>
      <w:r w:rsidR="006467B9" w:rsidRPr="00D0703E">
        <w:rPr>
          <w:rFonts w:ascii="Arial" w:hAnsi="Arial" w:cs="Arial"/>
        </w:rPr>
        <w:t xml:space="preserve"> and/or</w:t>
      </w:r>
    </w:p>
    <w:p w14:paraId="03F79EE1" w14:textId="390BD369" w:rsidR="00CF6D0D" w:rsidRPr="00D0703E" w:rsidRDefault="00D129A2" w:rsidP="000667D2">
      <w:pPr>
        <w:pStyle w:val="BowLevel3HeadingAltZ"/>
        <w:rPr>
          <w:rFonts w:ascii="Arial" w:hAnsi="Arial" w:cs="Arial"/>
          <w:i/>
        </w:rPr>
      </w:pPr>
      <w:r w:rsidRPr="00D0703E">
        <w:rPr>
          <w:rFonts w:ascii="Arial" w:hAnsi="Arial" w:cs="Arial"/>
        </w:rPr>
        <w:t xml:space="preserve">claim damages for any costs, expenses or losses incurred by </w:t>
      </w:r>
      <w:r w:rsidR="007B606C" w:rsidRPr="00D0703E">
        <w:rPr>
          <w:rFonts w:ascii="Arial" w:hAnsi="Arial" w:cs="Arial"/>
        </w:rPr>
        <w:t>Tiger</w:t>
      </w:r>
      <w:r w:rsidRPr="00D0703E">
        <w:rPr>
          <w:rFonts w:ascii="Arial" w:hAnsi="Arial" w:cs="Arial"/>
        </w:rPr>
        <w:t xml:space="preserve"> as a result of the Supplier’s </w:t>
      </w:r>
      <w:r w:rsidR="006825FB" w:rsidRPr="00D0703E">
        <w:rPr>
          <w:rFonts w:ascii="Arial" w:hAnsi="Arial" w:cs="Arial"/>
        </w:rPr>
        <w:t>delay in</w:t>
      </w:r>
      <w:r w:rsidRPr="00D0703E">
        <w:rPr>
          <w:rFonts w:ascii="Arial" w:hAnsi="Arial" w:cs="Arial"/>
        </w:rPr>
        <w:t xml:space="preserve"> deliver</w:t>
      </w:r>
      <w:r w:rsidR="006825FB" w:rsidRPr="00D0703E">
        <w:rPr>
          <w:rFonts w:ascii="Arial" w:hAnsi="Arial" w:cs="Arial"/>
        </w:rPr>
        <w:t>ing</w:t>
      </w:r>
      <w:r w:rsidRPr="00D0703E">
        <w:rPr>
          <w:rFonts w:ascii="Arial" w:hAnsi="Arial" w:cs="Arial"/>
        </w:rPr>
        <w:t xml:space="preserve"> </w:t>
      </w:r>
      <w:r w:rsidR="00E73A78" w:rsidRPr="00D0703E">
        <w:rPr>
          <w:rFonts w:ascii="Arial" w:hAnsi="Arial" w:cs="Arial"/>
        </w:rPr>
        <w:t>Ingredients</w:t>
      </w:r>
      <w:r w:rsidRPr="00D0703E">
        <w:rPr>
          <w:rFonts w:ascii="Arial" w:hAnsi="Arial" w:cs="Arial"/>
        </w:rPr>
        <w:t>.</w:t>
      </w:r>
      <w:r w:rsidR="00D12212" w:rsidRPr="00D0703E">
        <w:rPr>
          <w:rFonts w:ascii="Arial" w:hAnsi="Arial" w:cs="Arial"/>
        </w:rPr>
        <w:t xml:space="preserve"> </w:t>
      </w:r>
    </w:p>
    <w:p w14:paraId="62B12C93" w14:textId="7AE8DC26" w:rsidR="000E69D8" w:rsidRPr="00D0703E" w:rsidRDefault="000E69D8" w:rsidP="00EF26FF">
      <w:pPr>
        <w:pStyle w:val="BowLevel2HeadingAltA"/>
        <w:rPr>
          <w:rFonts w:ascii="Arial" w:hAnsi="Arial" w:cs="Arial"/>
          <w:b/>
        </w:rPr>
      </w:pPr>
      <w:bookmarkStart w:id="30" w:name="_Ref506540441"/>
      <w:r w:rsidRPr="00D0703E">
        <w:rPr>
          <w:rFonts w:ascii="Arial" w:hAnsi="Arial" w:cs="Arial"/>
          <w:b/>
        </w:rPr>
        <w:t>Failure to supply</w:t>
      </w:r>
      <w:bookmarkEnd w:id="30"/>
      <w:r w:rsidRPr="00D0703E">
        <w:rPr>
          <w:rFonts w:ascii="Arial" w:hAnsi="Arial" w:cs="Arial"/>
          <w:b/>
        </w:rPr>
        <w:t xml:space="preserve"> </w:t>
      </w:r>
    </w:p>
    <w:p w14:paraId="1F823A8F" w14:textId="506CBE77" w:rsidR="006825FB" w:rsidRPr="00D0703E" w:rsidRDefault="009F6677" w:rsidP="006825FB">
      <w:pPr>
        <w:pStyle w:val="BowLevel3HeadingAltZ"/>
        <w:rPr>
          <w:rFonts w:ascii="Arial" w:hAnsi="Arial" w:cs="Arial"/>
        </w:rPr>
      </w:pPr>
      <w:bookmarkStart w:id="31" w:name="_Ref506536867"/>
      <w:r w:rsidRPr="00D0703E">
        <w:rPr>
          <w:rFonts w:ascii="Arial" w:hAnsi="Arial" w:cs="Arial"/>
        </w:rPr>
        <w:t>I</w:t>
      </w:r>
      <w:r w:rsidR="00514822" w:rsidRPr="00D0703E">
        <w:rPr>
          <w:rFonts w:ascii="Arial" w:hAnsi="Arial" w:cs="Arial"/>
        </w:rPr>
        <w:t>f the S</w:t>
      </w:r>
      <w:r w:rsidR="006825FB" w:rsidRPr="00D0703E">
        <w:rPr>
          <w:rFonts w:ascii="Arial" w:hAnsi="Arial" w:cs="Arial"/>
        </w:rPr>
        <w:t>upplier fails or is</w:t>
      </w:r>
      <w:r w:rsidR="00514822" w:rsidRPr="00D0703E">
        <w:rPr>
          <w:rFonts w:ascii="Arial" w:hAnsi="Arial" w:cs="Arial"/>
        </w:rPr>
        <w:t xml:space="preserve"> unable to</w:t>
      </w:r>
      <w:r w:rsidR="00D51DB5" w:rsidRPr="00D0703E">
        <w:rPr>
          <w:rFonts w:ascii="Arial" w:hAnsi="Arial" w:cs="Arial"/>
        </w:rPr>
        <w:t xml:space="preserve"> deliver the requisite </w:t>
      </w:r>
      <w:r w:rsidR="00E73A78" w:rsidRPr="00D0703E">
        <w:rPr>
          <w:rFonts w:ascii="Arial" w:hAnsi="Arial" w:cs="Arial"/>
        </w:rPr>
        <w:t>Ingredients</w:t>
      </w:r>
      <w:r w:rsidR="006825FB" w:rsidRPr="00D0703E">
        <w:rPr>
          <w:rFonts w:ascii="Arial" w:hAnsi="Arial" w:cs="Arial"/>
        </w:rPr>
        <w:t xml:space="preserve"> in terms of a </w:t>
      </w:r>
      <w:r w:rsidR="007329D7" w:rsidRPr="00D0703E">
        <w:rPr>
          <w:rFonts w:ascii="Arial" w:hAnsi="Arial" w:cs="Arial"/>
        </w:rPr>
        <w:t>Purchase Order</w:t>
      </w:r>
      <w:r w:rsidR="00D51DB5" w:rsidRPr="00D0703E">
        <w:rPr>
          <w:rFonts w:ascii="Arial" w:hAnsi="Arial" w:cs="Arial"/>
        </w:rPr>
        <w:t>,</w:t>
      </w:r>
      <w:r w:rsidR="006825FB" w:rsidRPr="00D0703E">
        <w:rPr>
          <w:rFonts w:ascii="Arial" w:hAnsi="Arial" w:cs="Arial"/>
        </w:rPr>
        <w:t xml:space="preserve"> </w:t>
      </w:r>
      <w:r w:rsidR="00D2015C" w:rsidRPr="00D0703E">
        <w:rPr>
          <w:rFonts w:ascii="Arial" w:hAnsi="Arial" w:cs="Arial"/>
        </w:rPr>
        <w:t xml:space="preserve">then </w:t>
      </w:r>
      <w:r w:rsidR="007B606C" w:rsidRPr="00D0703E">
        <w:rPr>
          <w:rFonts w:ascii="Arial" w:hAnsi="Arial" w:cs="Arial"/>
        </w:rPr>
        <w:t>Tiger</w:t>
      </w:r>
      <w:r w:rsidR="006825FB" w:rsidRPr="00D0703E">
        <w:rPr>
          <w:rFonts w:ascii="Arial" w:hAnsi="Arial" w:cs="Arial"/>
        </w:rPr>
        <w:t xml:space="preserve"> (at its sole discretion) may elect to:</w:t>
      </w:r>
    </w:p>
    <w:p w14:paraId="5AB2553B" w14:textId="5320A107" w:rsidR="00514822" w:rsidRPr="00D0703E" w:rsidRDefault="00D51DB5" w:rsidP="006825FB">
      <w:pPr>
        <w:pStyle w:val="BowLevel4HeadingAltX"/>
        <w:rPr>
          <w:rFonts w:ascii="Arial" w:hAnsi="Arial" w:cs="Arial"/>
        </w:rPr>
      </w:pPr>
      <w:bookmarkStart w:id="32" w:name="_Ref506540205"/>
      <w:r w:rsidRPr="00D0703E">
        <w:rPr>
          <w:rFonts w:ascii="Arial" w:hAnsi="Arial" w:cs="Arial"/>
        </w:rPr>
        <w:t>by written notice</w:t>
      </w:r>
      <w:r w:rsidR="006825FB" w:rsidRPr="00D0703E">
        <w:rPr>
          <w:rFonts w:ascii="Arial" w:hAnsi="Arial" w:cs="Arial"/>
        </w:rPr>
        <w:t>,</w:t>
      </w:r>
      <w:r w:rsidRPr="00D0703E">
        <w:rPr>
          <w:rFonts w:ascii="Arial" w:hAnsi="Arial" w:cs="Arial"/>
        </w:rPr>
        <w:t xml:space="preserve"> require the Supplier to arrange substitute </w:t>
      </w:r>
      <w:r w:rsidR="00E73A78" w:rsidRPr="00D0703E">
        <w:rPr>
          <w:rFonts w:ascii="Arial" w:hAnsi="Arial" w:cs="Arial"/>
        </w:rPr>
        <w:t>Ingredients</w:t>
      </w:r>
      <w:r w:rsidRPr="00D0703E">
        <w:rPr>
          <w:rFonts w:ascii="Arial" w:hAnsi="Arial" w:cs="Arial"/>
        </w:rPr>
        <w:t xml:space="preserve"> from alternative supplier, in which case the Supplier irrevocably and unconditionally undertakes to use its best endeavours to source, at its own costs and expense, substitute </w:t>
      </w:r>
      <w:r w:rsidR="00E73A78" w:rsidRPr="00D0703E">
        <w:rPr>
          <w:rFonts w:ascii="Arial" w:hAnsi="Arial" w:cs="Arial"/>
        </w:rPr>
        <w:t>Ingredients</w:t>
      </w:r>
      <w:r w:rsidRPr="00D0703E">
        <w:rPr>
          <w:rFonts w:ascii="Arial" w:hAnsi="Arial" w:cs="Arial"/>
        </w:rPr>
        <w:t xml:space="preserve"> which comply with the requirements of clause </w:t>
      </w:r>
      <w:r w:rsidRPr="00D0703E">
        <w:rPr>
          <w:rFonts w:ascii="Arial" w:hAnsi="Arial" w:cs="Arial"/>
        </w:rPr>
        <w:fldChar w:fldCharType="begin"/>
      </w:r>
      <w:r w:rsidRPr="00D0703E">
        <w:rPr>
          <w:rFonts w:ascii="Arial" w:hAnsi="Arial" w:cs="Arial"/>
        </w:rPr>
        <w:instrText xml:space="preserve"> REF _Ref501636917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6.3</w:t>
      </w:r>
      <w:r w:rsidRPr="00D0703E">
        <w:rPr>
          <w:rFonts w:ascii="Arial" w:hAnsi="Arial" w:cs="Arial"/>
        </w:rPr>
        <w:fldChar w:fldCharType="end"/>
      </w:r>
      <w:r w:rsidR="00CF6D0D" w:rsidRPr="00D0703E">
        <w:rPr>
          <w:rFonts w:ascii="Arial" w:hAnsi="Arial" w:cs="Arial"/>
        </w:rPr>
        <w:t xml:space="preserve">, and any other </w:t>
      </w:r>
      <w:r w:rsidR="00C614F4" w:rsidRPr="00D0703E">
        <w:rPr>
          <w:rFonts w:ascii="Arial" w:hAnsi="Arial" w:cs="Arial"/>
        </w:rPr>
        <w:t>provision in the</w:t>
      </w:r>
      <w:r w:rsidR="00CF6D0D" w:rsidRPr="00D0703E">
        <w:rPr>
          <w:rFonts w:ascii="Arial" w:hAnsi="Arial" w:cs="Arial"/>
        </w:rPr>
        <w:t xml:space="preserve"> Agreement or the</w:t>
      </w:r>
      <w:r w:rsidR="00D12212" w:rsidRPr="00D0703E">
        <w:rPr>
          <w:rFonts w:ascii="Arial" w:hAnsi="Arial" w:cs="Arial"/>
        </w:rPr>
        <w:t xml:space="preserve"> applicable</w:t>
      </w:r>
      <w:r w:rsidR="00CF6D0D" w:rsidRPr="00D0703E">
        <w:rPr>
          <w:rFonts w:ascii="Arial" w:hAnsi="Arial" w:cs="Arial"/>
        </w:rPr>
        <w:t xml:space="preserve"> Commercial Terms Schedule</w:t>
      </w:r>
      <w:r w:rsidRPr="00D0703E">
        <w:rPr>
          <w:rFonts w:ascii="Arial" w:hAnsi="Arial" w:cs="Arial"/>
        </w:rPr>
        <w:t>;</w:t>
      </w:r>
      <w:bookmarkEnd w:id="31"/>
      <w:bookmarkEnd w:id="32"/>
      <w:r w:rsidRPr="00D0703E">
        <w:rPr>
          <w:rFonts w:ascii="Arial" w:hAnsi="Arial" w:cs="Arial"/>
        </w:rPr>
        <w:t xml:space="preserve">  </w:t>
      </w:r>
      <w:r w:rsidR="00CF6D0D" w:rsidRPr="00D0703E">
        <w:rPr>
          <w:rFonts w:ascii="Arial" w:hAnsi="Arial" w:cs="Arial"/>
        </w:rPr>
        <w:t>or</w:t>
      </w:r>
    </w:p>
    <w:p w14:paraId="03F21FE2" w14:textId="2B93B118" w:rsidR="000E69D8" w:rsidRPr="00D0703E" w:rsidRDefault="006825FB" w:rsidP="006825FB">
      <w:pPr>
        <w:pStyle w:val="BowLevel4HeadingAltX"/>
        <w:rPr>
          <w:rFonts w:ascii="Arial" w:hAnsi="Arial" w:cs="Arial"/>
        </w:rPr>
      </w:pPr>
      <w:bookmarkStart w:id="33" w:name="_Ref506536869"/>
      <w:r w:rsidRPr="00D0703E">
        <w:rPr>
          <w:rFonts w:ascii="Arial" w:hAnsi="Arial" w:cs="Arial"/>
        </w:rPr>
        <w:t>obtain</w:t>
      </w:r>
      <w:r w:rsidR="00EF26FF" w:rsidRPr="00D0703E">
        <w:rPr>
          <w:rFonts w:ascii="Arial" w:hAnsi="Arial" w:cs="Arial"/>
        </w:rPr>
        <w:t xml:space="preserve"> substitute </w:t>
      </w:r>
      <w:r w:rsidR="00E73A78" w:rsidRPr="00D0703E">
        <w:rPr>
          <w:rFonts w:ascii="Arial" w:hAnsi="Arial" w:cs="Arial"/>
        </w:rPr>
        <w:t>Ingredients</w:t>
      </w:r>
      <w:r w:rsidR="00EF26FF" w:rsidRPr="00D0703E">
        <w:rPr>
          <w:rFonts w:ascii="Arial" w:hAnsi="Arial" w:cs="Arial"/>
        </w:rPr>
        <w:t xml:space="preserve"> from </w:t>
      </w:r>
      <w:r w:rsidR="00D51DB5" w:rsidRPr="00D0703E">
        <w:rPr>
          <w:rFonts w:ascii="Arial" w:hAnsi="Arial" w:cs="Arial"/>
        </w:rPr>
        <w:t>alternative</w:t>
      </w:r>
      <w:r w:rsidR="00EF26FF" w:rsidRPr="00D0703E">
        <w:rPr>
          <w:rFonts w:ascii="Arial" w:hAnsi="Arial" w:cs="Arial"/>
        </w:rPr>
        <w:t xml:space="preserve"> supplier</w:t>
      </w:r>
      <w:r w:rsidR="00D12212" w:rsidRPr="00D0703E">
        <w:rPr>
          <w:rFonts w:ascii="Arial" w:hAnsi="Arial" w:cs="Arial"/>
        </w:rPr>
        <w:t>s</w:t>
      </w:r>
      <w:r w:rsidRPr="00D0703E">
        <w:rPr>
          <w:rFonts w:ascii="Arial" w:hAnsi="Arial" w:cs="Arial"/>
        </w:rPr>
        <w:t xml:space="preserve"> itself</w:t>
      </w:r>
      <w:r w:rsidR="000E69D8" w:rsidRPr="00D0703E">
        <w:rPr>
          <w:rFonts w:ascii="Arial" w:hAnsi="Arial" w:cs="Arial"/>
        </w:rPr>
        <w:t>,</w:t>
      </w:r>
      <w:r w:rsidR="00EF26FF" w:rsidRPr="00D0703E">
        <w:rPr>
          <w:rFonts w:ascii="Arial" w:hAnsi="Arial" w:cs="Arial"/>
        </w:rPr>
        <w:t xml:space="preserve"> and recover from the Supplier any</w:t>
      </w:r>
      <w:r w:rsidR="000E69D8" w:rsidRPr="00D0703E">
        <w:rPr>
          <w:rFonts w:ascii="Arial" w:hAnsi="Arial" w:cs="Arial"/>
        </w:rPr>
        <w:t xml:space="preserve"> and all</w:t>
      </w:r>
      <w:r w:rsidR="00EF26FF" w:rsidRPr="00D0703E">
        <w:rPr>
          <w:rFonts w:ascii="Arial" w:hAnsi="Arial" w:cs="Arial"/>
        </w:rPr>
        <w:t xml:space="preserve"> costs and expenses incurred by </w:t>
      </w:r>
      <w:r w:rsidR="007B606C" w:rsidRPr="00D0703E">
        <w:rPr>
          <w:rFonts w:ascii="Arial" w:hAnsi="Arial" w:cs="Arial"/>
        </w:rPr>
        <w:t>Tiger</w:t>
      </w:r>
      <w:r w:rsidR="00EF26FF" w:rsidRPr="00D0703E">
        <w:rPr>
          <w:rFonts w:ascii="Arial" w:hAnsi="Arial" w:cs="Arial"/>
        </w:rPr>
        <w:t xml:space="preserve"> in obtaining such substitute </w:t>
      </w:r>
      <w:r w:rsidR="00E73A78" w:rsidRPr="00D0703E">
        <w:rPr>
          <w:rFonts w:ascii="Arial" w:hAnsi="Arial" w:cs="Arial"/>
        </w:rPr>
        <w:t>Ingredients</w:t>
      </w:r>
      <w:r w:rsidR="00D51DB5" w:rsidRPr="00D0703E">
        <w:rPr>
          <w:rFonts w:ascii="Arial" w:hAnsi="Arial" w:cs="Arial"/>
        </w:rPr>
        <w:t>.</w:t>
      </w:r>
      <w:bookmarkEnd w:id="33"/>
      <w:r w:rsidR="00D51DB5" w:rsidRPr="00D0703E">
        <w:rPr>
          <w:rFonts w:ascii="Arial" w:hAnsi="Arial" w:cs="Arial"/>
        </w:rPr>
        <w:t xml:space="preserve"> </w:t>
      </w:r>
    </w:p>
    <w:p w14:paraId="5767E021" w14:textId="40B16BDA" w:rsidR="009A0D8A" w:rsidRPr="00D0703E" w:rsidRDefault="005256EC" w:rsidP="006825FB">
      <w:pPr>
        <w:pStyle w:val="BowLevel3HeadingAltZ"/>
        <w:rPr>
          <w:rFonts w:ascii="Arial" w:hAnsi="Arial" w:cs="Arial"/>
        </w:rPr>
      </w:pPr>
      <w:r w:rsidRPr="00D0703E">
        <w:rPr>
          <w:rFonts w:ascii="Arial" w:hAnsi="Arial" w:cs="Arial"/>
        </w:rPr>
        <w:t>I</w:t>
      </w:r>
      <w:r w:rsidR="00D51DB5" w:rsidRPr="00D0703E">
        <w:rPr>
          <w:rFonts w:ascii="Arial" w:hAnsi="Arial" w:cs="Arial"/>
        </w:rPr>
        <w:t xml:space="preserve">f neither the Supplier nor </w:t>
      </w:r>
      <w:r w:rsidR="007B606C" w:rsidRPr="00D0703E">
        <w:rPr>
          <w:rFonts w:ascii="Arial" w:hAnsi="Arial" w:cs="Arial"/>
        </w:rPr>
        <w:t>Tiger</w:t>
      </w:r>
      <w:r w:rsidR="00D51DB5" w:rsidRPr="00D0703E">
        <w:rPr>
          <w:rFonts w:ascii="Arial" w:hAnsi="Arial" w:cs="Arial"/>
        </w:rPr>
        <w:t xml:space="preserve"> is able to arrange </w:t>
      </w:r>
      <w:r w:rsidR="009A0D8A" w:rsidRPr="00D0703E">
        <w:rPr>
          <w:rFonts w:ascii="Arial" w:hAnsi="Arial" w:cs="Arial"/>
        </w:rPr>
        <w:t xml:space="preserve">the delivery of </w:t>
      </w:r>
      <w:r w:rsidR="00D51DB5" w:rsidRPr="00D0703E">
        <w:rPr>
          <w:rFonts w:ascii="Arial" w:hAnsi="Arial" w:cs="Arial"/>
        </w:rPr>
        <w:t xml:space="preserve">substitute </w:t>
      </w:r>
      <w:r w:rsidR="00E73A78" w:rsidRPr="00D0703E">
        <w:rPr>
          <w:rFonts w:ascii="Arial" w:hAnsi="Arial" w:cs="Arial"/>
        </w:rPr>
        <w:t>Ingredients</w:t>
      </w:r>
      <w:r w:rsidR="00D51DB5" w:rsidRPr="00D0703E">
        <w:rPr>
          <w:rFonts w:ascii="Arial" w:hAnsi="Arial" w:cs="Arial"/>
        </w:rPr>
        <w:t xml:space="preserve"> </w:t>
      </w:r>
      <w:r w:rsidR="009A0D8A" w:rsidRPr="00D0703E">
        <w:rPr>
          <w:rFonts w:ascii="Arial" w:hAnsi="Arial" w:cs="Arial"/>
        </w:rPr>
        <w:t xml:space="preserve">to </w:t>
      </w:r>
      <w:r w:rsidR="007B606C" w:rsidRPr="00D0703E">
        <w:rPr>
          <w:rFonts w:ascii="Arial" w:hAnsi="Arial" w:cs="Arial"/>
        </w:rPr>
        <w:t>Tiger</w:t>
      </w:r>
      <w:r w:rsidR="009A0D8A" w:rsidRPr="00D0703E">
        <w:rPr>
          <w:rFonts w:ascii="Arial" w:hAnsi="Arial" w:cs="Arial"/>
        </w:rPr>
        <w:t xml:space="preserve"> </w:t>
      </w:r>
      <w:r w:rsidR="00D51DB5" w:rsidRPr="00D0703E">
        <w:rPr>
          <w:rFonts w:ascii="Arial" w:hAnsi="Arial" w:cs="Arial"/>
        </w:rPr>
        <w:t xml:space="preserve">from an alternative supplier, as contemplated in clause </w:t>
      </w:r>
      <w:r w:rsidR="009F6677" w:rsidRPr="00D0703E">
        <w:rPr>
          <w:rFonts w:ascii="Arial" w:hAnsi="Arial" w:cs="Arial"/>
        </w:rPr>
        <w:fldChar w:fldCharType="begin"/>
      </w:r>
      <w:r w:rsidR="009F6677" w:rsidRPr="00D0703E">
        <w:rPr>
          <w:rFonts w:ascii="Arial" w:hAnsi="Arial" w:cs="Arial"/>
        </w:rPr>
        <w:instrText xml:space="preserve"> REF _Ref506540205 \r \h </w:instrText>
      </w:r>
      <w:r w:rsidR="004F2EB0" w:rsidRPr="00D0703E">
        <w:rPr>
          <w:rFonts w:ascii="Arial" w:hAnsi="Arial" w:cs="Arial"/>
        </w:rPr>
        <w:instrText xml:space="preserve"> \* MERGEFORMAT </w:instrText>
      </w:r>
      <w:r w:rsidR="009F6677" w:rsidRPr="00D0703E">
        <w:rPr>
          <w:rFonts w:ascii="Arial" w:hAnsi="Arial" w:cs="Arial"/>
        </w:rPr>
      </w:r>
      <w:r w:rsidR="009F6677" w:rsidRPr="00D0703E">
        <w:rPr>
          <w:rFonts w:ascii="Arial" w:hAnsi="Arial" w:cs="Arial"/>
        </w:rPr>
        <w:fldChar w:fldCharType="separate"/>
      </w:r>
      <w:r w:rsidR="002E0A93">
        <w:rPr>
          <w:rFonts w:ascii="Arial" w:hAnsi="Arial" w:cs="Arial"/>
        </w:rPr>
        <w:t>7.7.1.1</w:t>
      </w:r>
      <w:r w:rsidR="009F6677" w:rsidRPr="00D0703E">
        <w:rPr>
          <w:rFonts w:ascii="Arial" w:hAnsi="Arial" w:cs="Arial"/>
        </w:rPr>
        <w:fldChar w:fldCharType="end"/>
      </w:r>
      <w:r w:rsidR="00D51DB5" w:rsidRPr="00D0703E">
        <w:rPr>
          <w:rFonts w:ascii="Arial" w:hAnsi="Arial" w:cs="Arial"/>
        </w:rPr>
        <w:t xml:space="preserve"> or </w:t>
      </w:r>
      <w:r w:rsidR="00D51DB5" w:rsidRPr="00D0703E">
        <w:rPr>
          <w:rFonts w:ascii="Arial" w:hAnsi="Arial" w:cs="Arial"/>
        </w:rPr>
        <w:fldChar w:fldCharType="begin"/>
      </w:r>
      <w:r w:rsidR="00D51DB5" w:rsidRPr="00D0703E">
        <w:rPr>
          <w:rFonts w:ascii="Arial" w:hAnsi="Arial" w:cs="Arial"/>
        </w:rPr>
        <w:instrText xml:space="preserve"> REF _Ref506536869 \r \h </w:instrText>
      </w:r>
      <w:r w:rsidR="004F2EB0" w:rsidRPr="00D0703E">
        <w:rPr>
          <w:rFonts w:ascii="Arial" w:hAnsi="Arial" w:cs="Arial"/>
        </w:rPr>
        <w:instrText xml:space="preserve"> \* MERGEFORMAT </w:instrText>
      </w:r>
      <w:r w:rsidR="00D51DB5" w:rsidRPr="00D0703E">
        <w:rPr>
          <w:rFonts w:ascii="Arial" w:hAnsi="Arial" w:cs="Arial"/>
        </w:rPr>
      </w:r>
      <w:r w:rsidR="00D51DB5" w:rsidRPr="00D0703E">
        <w:rPr>
          <w:rFonts w:ascii="Arial" w:hAnsi="Arial" w:cs="Arial"/>
        </w:rPr>
        <w:fldChar w:fldCharType="separate"/>
      </w:r>
      <w:r w:rsidR="002E0A93">
        <w:rPr>
          <w:rFonts w:ascii="Arial" w:hAnsi="Arial" w:cs="Arial"/>
        </w:rPr>
        <w:t>7.7.1.2</w:t>
      </w:r>
      <w:r w:rsidR="00D51DB5" w:rsidRPr="00D0703E">
        <w:rPr>
          <w:rFonts w:ascii="Arial" w:hAnsi="Arial" w:cs="Arial"/>
        </w:rPr>
        <w:fldChar w:fldCharType="end"/>
      </w:r>
      <w:r w:rsidR="00D51DB5" w:rsidRPr="00D0703E">
        <w:rPr>
          <w:rFonts w:ascii="Arial" w:hAnsi="Arial" w:cs="Arial"/>
        </w:rPr>
        <w:t xml:space="preserve"> </w:t>
      </w:r>
      <w:r w:rsidR="009A0D8A" w:rsidRPr="00D0703E">
        <w:rPr>
          <w:rFonts w:ascii="Arial" w:hAnsi="Arial" w:cs="Arial"/>
        </w:rPr>
        <w:t>respectively</w:t>
      </w:r>
      <w:r w:rsidR="00D51DB5" w:rsidRPr="00D0703E">
        <w:rPr>
          <w:rFonts w:ascii="Arial" w:hAnsi="Arial" w:cs="Arial"/>
        </w:rPr>
        <w:t>,</w:t>
      </w:r>
      <w:r w:rsidR="009A0D8A" w:rsidRPr="00D0703E">
        <w:rPr>
          <w:rFonts w:ascii="Arial" w:hAnsi="Arial" w:cs="Arial"/>
        </w:rPr>
        <w:t xml:space="preserve"> then</w:t>
      </w:r>
      <w:r w:rsidR="00D2015C" w:rsidRPr="00D0703E">
        <w:rPr>
          <w:rFonts w:ascii="Arial" w:hAnsi="Arial" w:cs="Arial"/>
        </w:rPr>
        <w:t xml:space="preserve">, without limiting any other right or remedy that </w:t>
      </w:r>
      <w:r w:rsidR="007B606C" w:rsidRPr="00D0703E">
        <w:rPr>
          <w:rFonts w:ascii="Arial" w:hAnsi="Arial" w:cs="Arial"/>
        </w:rPr>
        <w:t>Tiger</w:t>
      </w:r>
      <w:r w:rsidR="00D2015C" w:rsidRPr="00D0703E">
        <w:rPr>
          <w:rFonts w:ascii="Arial" w:hAnsi="Arial" w:cs="Arial"/>
        </w:rPr>
        <w:t xml:space="preserve"> may have under the Agreement or otherwise,</w:t>
      </w:r>
      <w:r w:rsidR="009A0D8A" w:rsidRPr="00D0703E">
        <w:rPr>
          <w:rFonts w:ascii="Arial" w:hAnsi="Arial" w:cs="Arial"/>
        </w:rPr>
        <w:t xml:space="preserve"> </w:t>
      </w:r>
      <w:r w:rsidR="007B606C" w:rsidRPr="00D0703E">
        <w:rPr>
          <w:rFonts w:ascii="Arial" w:hAnsi="Arial" w:cs="Arial"/>
        </w:rPr>
        <w:t>Tiger</w:t>
      </w:r>
      <w:r w:rsidR="00F26670" w:rsidRPr="00D0703E">
        <w:rPr>
          <w:rFonts w:ascii="Arial" w:hAnsi="Arial" w:cs="Arial"/>
        </w:rPr>
        <w:t xml:space="preserve"> (at its sole discretion)</w:t>
      </w:r>
      <w:r w:rsidR="009A0D8A" w:rsidRPr="00D0703E">
        <w:rPr>
          <w:rFonts w:ascii="Arial" w:hAnsi="Arial" w:cs="Arial"/>
        </w:rPr>
        <w:t xml:space="preserve"> shall be entitled to:</w:t>
      </w:r>
    </w:p>
    <w:p w14:paraId="0EDC9023" w14:textId="080136C1" w:rsidR="009A0D8A" w:rsidRPr="00D0703E" w:rsidRDefault="009A0D8A" w:rsidP="006825FB">
      <w:pPr>
        <w:pStyle w:val="BowLevel4HeadingAltX"/>
        <w:rPr>
          <w:rFonts w:ascii="Arial" w:hAnsi="Arial" w:cs="Arial"/>
        </w:rPr>
      </w:pPr>
      <w:r w:rsidRPr="00D0703E">
        <w:rPr>
          <w:rFonts w:ascii="Arial" w:hAnsi="Arial" w:cs="Arial"/>
        </w:rPr>
        <w:t>terminate the relevant Commercial Terms Schedule</w:t>
      </w:r>
      <w:r w:rsidR="00C614F4" w:rsidRPr="00D0703E">
        <w:rPr>
          <w:rFonts w:ascii="Arial" w:hAnsi="Arial" w:cs="Arial"/>
        </w:rPr>
        <w:t xml:space="preserve"> or the</w:t>
      </w:r>
      <w:r w:rsidR="00CF6D0D" w:rsidRPr="00D0703E">
        <w:rPr>
          <w:rFonts w:ascii="Arial" w:hAnsi="Arial" w:cs="Arial"/>
        </w:rPr>
        <w:t xml:space="preserve"> Agreement</w:t>
      </w:r>
      <w:r w:rsidRPr="00D0703E">
        <w:rPr>
          <w:rFonts w:ascii="Arial" w:hAnsi="Arial" w:cs="Arial"/>
        </w:rPr>
        <w:t xml:space="preserve"> with immediate effect by delivering a written notice to </w:t>
      </w:r>
      <w:r w:rsidR="00F26670" w:rsidRPr="00D0703E">
        <w:rPr>
          <w:rFonts w:ascii="Arial" w:hAnsi="Arial" w:cs="Arial"/>
        </w:rPr>
        <w:t xml:space="preserve">that effect to </w:t>
      </w:r>
      <w:r w:rsidRPr="00D0703E">
        <w:rPr>
          <w:rFonts w:ascii="Arial" w:hAnsi="Arial" w:cs="Arial"/>
        </w:rPr>
        <w:t xml:space="preserve">the Supplier; </w:t>
      </w:r>
      <w:r w:rsidR="002E0A93">
        <w:rPr>
          <w:rFonts w:ascii="Arial" w:hAnsi="Arial" w:cs="Arial"/>
        </w:rPr>
        <w:t>and/</w:t>
      </w:r>
      <w:r w:rsidR="006701E6" w:rsidRPr="00D0703E">
        <w:rPr>
          <w:rFonts w:ascii="Arial" w:hAnsi="Arial" w:cs="Arial"/>
        </w:rPr>
        <w:t>or</w:t>
      </w:r>
    </w:p>
    <w:p w14:paraId="2F87ACA5" w14:textId="766423E5" w:rsidR="008F3159" w:rsidRPr="00D0703E" w:rsidRDefault="00EF26FF" w:rsidP="008F3159">
      <w:pPr>
        <w:pStyle w:val="BowLevel4HeadingAltX"/>
        <w:rPr>
          <w:rFonts w:ascii="Arial" w:hAnsi="Arial" w:cs="Arial"/>
        </w:rPr>
      </w:pPr>
      <w:r w:rsidRPr="00D0703E">
        <w:rPr>
          <w:rFonts w:ascii="Arial" w:hAnsi="Arial" w:cs="Arial"/>
        </w:rPr>
        <w:t xml:space="preserve">claim damages for any costs, expenses or losses </w:t>
      </w:r>
      <w:r w:rsidR="00D51DB5" w:rsidRPr="00D0703E">
        <w:rPr>
          <w:rFonts w:ascii="Arial" w:hAnsi="Arial" w:cs="Arial"/>
        </w:rPr>
        <w:t xml:space="preserve">incurred by </w:t>
      </w:r>
      <w:r w:rsidR="007B606C" w:rsidRPr="00D0703E">
        <w:rPr>
          <w:rFonts w:ascii="Arial" w:hAnsi="Arial" w:cs="Arial"/>
        </w:rPr>
        <w:t>Tiger</w:t>
      </w:r>
      <w:r w:rsidR="00D51DB5" w:rsidRPr="00D0703E">
        <w:rPr>
          <w:rFonts w:ascii="Arial" w:hAnsi="Arial" w:cs="Arial"/>
        </w:rPr>
        <w:t xml:space="preserve"> as a result of</w:t>
      </w:r>
      <w:r w:rsidRPr="00D0703E">
        <w:rPr>
          <w:rFonts w:ascii="Arial" w:hAnsi="Arial" w:cs="Arial"/>
        </w:rPr>
        <w:t xml:space="preserve"> the Supplier’s failure</w:t>
      </w:r>
      <w:r w:rsidR="006825FB" w:rsidRPr="00D0703E">
        <w:rPr>
          <w:rFonts w:ascii="Arial" w:hAnsi="Arial" w:cs="Arial"/>
        </w:rPr>
        <w:t xml:space="preserve"> or inability</w:t>
      </w:r>
      <w:r w:rsidRPr="00D0703E">
        <w:rPr>
          <w:rFonts w:ascii="Arial" w:hAnsi="Arial" w:cs="Arial"/>
        </w:rPr>
        <w:t xml:space="preserve"> to </w:t>
      </w:r>
      <w:r w:rsidR="006825FB" w:rsidRPr="00D0703E">
        <w:rPr>
          <w:rFonts w:ascii="Arial" w:hAnsi="Arial" w:cs="Arial"/>
        </w:rPr>
        <w:t xml:space="preserve">supply </w:t>
      </w:r>
      <w:r w:rsidR="00E73A78" w:rsidRPr="00D0703E">
        <w:rPr>
          <w:rFonts w:ascii="Arial" w:hAnsi="Arial" w:cs="Arial"/>
        </w:rPr>
        <w:t>Ingredients</w:t>
      </w:r>
      <w:r w:rsidR="006825FB" w:rsidRPr="00D0703E">
        <w:rPr>
          <w:rFonts w:ascii="Arial" w:hAnsi="Arial" w:cs="Arial"/>
        </w:rPr>
        <w:t xml:space="preserve"> </w:t>
      </w:r>
      <w:r w:rsidR="00D51DB5" w:rsidRPr="00D0703E">
        <w:rPr>
          <w:rFonts w:ascii="Arial" w:hAnsi="Arial" w:cs="Arial"/>
        </w:rPr>
        <w:t>in terms of the</w:t>
      </w:r>
      <w:r w:rsidRPr="00D0703E">
        <w:rPr>
          <w:rFonts w:ascii="Arial" w:hAnsi="Arial" w:cs="Arial"/>
        </w:rPr>
        <w:t xml:space="preserve"> </w:t>
      </w:r>
      <w:r w:rsidR="007329D7" w:rsidRPr="00D0703E">
        <w:rPr>
          <w:rFonts w:ascii="Arial" w:hAnsi="Arial" w:cs="Arial"/>
        </w:rPr>
        <w:t>Purchase Order</w:t>
      </w:r>
      <w:r w:rsidR="009F6677" w:rsidRPr="00D0703E">
        <w:rPr>
          <w:rFonts w:ascii="Arial" w:hAnsi="Arial" w:cs="Arial"/>
        </w:rPr>
        <w:t>.</w:t>
      </w:r>
    </w:p>
    <w:p w14:paraId="42C43D14" w14:textId="58615514" w:rsidR="00DF1F0D" w:rsidRPr="00D0703E" w:rsidRDefault="00412B6B" w:rsidP="00857A88">
      <w:pPr>
        <w:pStyle w:val="BowLevel1HeadingAltQ"/>
      </w:pPr>
      <w:r w:rsidRPr="00D0703E">
        <w:t>EQUIPMENT</w:t>
      </w:r>
    </w:p>
    <w:p w14:paraId="26017C82" w14:textId="548A7057" w:rsidR="00ED6F02" w:rsidRPr="0071504C" w:rsidRDefault="008F3159" w:rsidP="00ED6F02">
      <w:pPr>
        <w:pStyle w:val="BowLevel3HeadingAltZ"/>
        <w:rPr>
          <w:rFonts w:ascii="Arial" w:hAnsi="Arial" w:cs="Arial"/>
        </w:rPr>
      </w:pPr>
      <w:r w:rsidRPr="0071504C">
        <w:rPr>
          <w:rFonts w:ascii="Arial" w:hAnsi="Arial" w:cs="Arial"/>
        </w:rPr>
        <w:t xml:space="preserve">The Supplier agrees to provide the Equipment to Tiger on a loan basis for use on the Premises to receive the delivery of, store, refrigerate and dispense </w:t>
      </w:r>
      <w:r w:rsidR="00412B6B">
        <w:rPr>
          <w:rFonts w:ascii="Arial" w:hAnsi="Arial" w:cs="Arial"/>
        </w:rPr>
        <w:t>the Ingredients</w:t>
      </w:r>
      <w:r w:rsidRPr="0071504C">
        <w:rPr>
          <w:rFonts w:ascii="Arial" w:hAnsi="Arial" w:cs="Arial"/>
        </w:rPr>
        <w:t>.</w:t>
      </w:r>
    </w:p>
    <w:p w14:paraId="43865C8B" w14:textId="35E10550" w:rsidR="002D54F6" w:rsidRPr="0071504C" w:rsidRDefault="008F3159" w:rsidP="00A94365">
      <w:pPr>
        <w:pStyle w:val="BowLevel3HeadingAltZ"/>
        <w:rPr>
          <w:rFonts w:ascii="Arial" w:hAnsi="Arial" w:cs="Arial"/>
        </w:rPr>
      </w:pPr>
      <w:r w:rsidRPr="0071504C">
        <w:rPr>
          <w:rFonts w:ascii="Arial" w:hAnsi="Arial" w:cs="Arial"/>
        </w:rPr>
        <w:t xml:space="preserve">The Supplier shall maintain the Equipment on the Premises at its own cost. </w:t>
      </w:r>
      <w:r w:rsidR="00412B6B">
        <w:rPr>
          <w:rFonts w:ascii="Arial" w:hAnsi="Arial" w:cs="Arial"/>
        </w:rPr>
        <w:t>Tiger</w:t>
      </w:r>
      <w:r w:rsidRPr="0071504C">
        <w:rPr>
          <w:rFonts w:ascii="Arial" w:hAnsi="Arial" w:cs="Arial"/>
        </w:rPr>
        <w:t xml:space="preserve"> shall, at its cost, provide a suitable location under cover and all the amenities (e.g. </w:t>
      </w:r>
      <w:commentRangeStart w:id="34"/>
      <w:r w:rsidRPr="0071504C">
        <w:rPr>
          <w:rFonts w:ascii="Arial" w:hAnsi="Arial" w:cs="Arial"/>
        </w:rPr>
        <w:t>electricity</w:t>
      </w:r>
      <w:commentRangeEnd w:id="34"/>
      <w:r w:rsidR="00306452">
        <w:rPr>
          <w:rStyle w:val="CommentReference"/>
        </w:rPr>
        <w:commentReference w:id="34"/>
      </w:r>
      <w:r w:rsidRPr="0071504C">
        <w:rPr>
          <w:rFonts w:ascii="Arial" w:hAnsi="Arial" w:cs="Arial"/>
        </w:rPr>
        <w:t>, air, drainage and water, etc.) necessary for the installation, use and maintenance of the Equipment.</w:t>
      </w:r>
      <w:r w:rsidR="00ED6F02" w:rsidRPr="0071504C">
        <w:rPr>
          <w:rFonts w:ascii="Arial" w:hAnsi="Arial" w:cs="Arial"/>
        </w:rPr>
        <w:t xml:space="preserve"> </w:t>
      </w:r>
    </w:p>
    <w:p w14:paraId="297BEAB0" w14:textId="11E1CB67" w:rsidR="00A94365" w:rsidRPr="0071504C" w:rsidRDefault="008F3159" w:rsidP="00A94365">
      <w:pPr>
        <w:pStyle w:val="BowLevel3HeadingAltZ"/>
        <w:rPr>
          <w:rFonts w:ascii="Arial" w:hAnsi="Arial" w:cs="Arial"/>
        </w:rPr>
      </w:pPr>
      <w:r w:rsidRPr="0071504C">
        <w:rPr>
          <w:rFonts w:ascii="Arial" w:hAnsi="Arial" w:cs="Arial"/>
        </w:rPr>
        <w:t>The Supplier warrants that it will have</w:t>
      </w:r>
      <w:r w:rsidR="00412B6B">
        <w:rPr>
          <w:rFonts w:ascii="Arial" w:hAnsi="Arial" w:cs="Arial"/>
        </w:rPr>
        <w:t xml:space="preserve"> full</w:t>
      </w:r>
      <w:r w:rsidRPr="0071504C">
        <w:rPr>
          <w:rFonts w:ascii="Arial" w:hAnsi="Arial" w:cs="Arial"/>
        </w:rPr>
        <w:t xml:space="preserve"> title to the Equipment and that it will be fit for the purpose intended in terms of this Agreement and shall be in good working order and free from defects. The Supplier shall insure the Equipment for the duration of this Agreement against all risks and public liability</w:t>
      </w:r>
      <w:r w:rsidR="00412B6B">
        <w:rPr>
          <w:rFonts w:ascii="Arial" w:hAnsi="Arial" w:cs="Arial"/>
        </w:rPr>
        <w:t xml:space="preserve"> and records Tiger’s interest in the insurance policy</w:t>
      </w:r>
      <w:r w:rsidRPr="0071504C">
        <w:rPr>
          <w:rFonts w:ascii="Arial" w:hAnsi="Arial" w:cs="Arial"/>
        </w:rPr>
        <w:t xml:space="preserve">.   The Supplier hereby indemnifies </w:t>
      </w:r>
      <w:r w:rsidR="00412B6B">
        <w:rPr>
          <w:rFonts w:ascii="Arial" w:hAnsi="Arial" w:cs="Arial"/>
        </w:rPr>
        <w:t>Tiger</w:t>
      </w:r>
      <w:r w:rsidRPr="0071504C">
        <w:rPr>
          <w:rFonts w:ascii="Arial" w:hAnsi="Arial" w:cs="Arial"/>
        </w:rPr>
        <w:t xml:space="preserve"> against all claims, losses and expenses of whatsoever nature suffered by Tiger or made against Tiger</w:t>
      </w:r>
      <w:r w:rsidR="00416A89" w:rsidRPr="0071504C">
        <w:rPr>
          <w:rFonts w:ascii="Arial" w:hAnsi="Arial" w:cs="Arial"/>
        </w:rPr>
        <w:t xml:space="preserve">, arising from a breach of any of the warranties contained in this clause </w:t>
      </w:r>
      <w:r w:rsidR="00412B6B">
        <w:rPr>
          <w:rFonts w:ascii="Arial" w:hAnsi="Arial" w:cs="Arial"/>
        </w:rPr>
        <w:fldChar w:fldCharType="begin"/>
      </w:r>
      <w:r w:rsidR="00412B6B">
        <w:rPr>
          <w:rFonts w:ascii="Arial" w:hAnsi="Arial" w:cs="Arial"/>
        </w:rPr>
        <w:instrText xml:space="preserve"> REF _Ref113458291 \r \h </w:instrText>
      </w:r>
      <w:r w:rsidR="00412B6B">
        <w:rPr>
          <w:rFonts w:ascii="Arial" w:hAnsi="Arial" w:cs="Arial"/>
        </w:rPr>
      </w:r>
      <w:r w:rsidR="00412B6B">
        <w:rPr>
          <w:rFonts w:ascii="Arial" w:hAnsi="Arial" w:cs="Arial"/>
        </w:rPr>
        <w:fldChar w:fldCharType="separate"/>
      </w:r>
      <w:r w:rsidR="00412B6B">
        <w:rPr>
          <w:rFonts w:ascii="Arial" w:hAnsi="Arial" w:cs="Arial"/>
        </w:rPr>
        <w:t>9</w:t>
      </w:r>
      <w:r w:rsidR="00412B6B">
        <w:rPr>
          <w:rFonts w:ascii="Arial" w:hAnsi="Arial" w:cs="Arial"/>
        </w:rPr>
        <w:fldChar w:fldCharType="end"/>
      </w:r>
      <w:r w:rsidR="00416A89" w:rsidRPr="0071504C">
        <w:rPr>
          <w:rFonts w:ascii="Arial" w:hAnsi="Arial" w:cs="Arial"/>
        </w:rPr>
        <w:t xml:space="preserve">, or from the negligence of </w:t>
      </w:r>
      <w:r w:rsidR="00334152" w:rsidRPr="0071504C">
        <w:rPr>
          <w:rFonts w:ascii="Arial" w:hAnsi="Arial" w:cs="Arial"/>
        </w:rPr>
        <w:t>Supplier</w:t>
      </w:r>
      <w:r w:rsidR="00416A89" w:rsidRPr="0071504C">
        <w:rPr>
          <w:rFonts w:ascii="Arial" w:hAnsi="Arial" w:cs="Arial"/>
        </w:rPr>
        <w:t xml:space="preserve">, or from </w:t>
      </w:r>
      <w:r w:rsidR="00334152" w:rsidRPr="0071504C">
        <w:rPr>
          <w:rFonts w:ascii="Arial" w:hAnsi="Arial" w:cs="Arial"/>
        </w:rPr>
        <w:t>Supplier</w:t>
      </w:r>
      <w:r w:rsidR="00416A89" w:rsidRPr="0071504C">
        <w:rPr>
          <w:rFonts w:ascii="Arial" w:hAnsi="Arial" w:cs="Arial"/>
        </w:rPr>
        <w:t xml:space="preserve"> liability under any statute</w:t>
      </w:r>
      <w:r w:rsidR="00412B6B">
        <w:rPr>
          <w:rFonts w:ascii="Arial" w:hAnsi="Arial" w:cs="Arial"/>
        </w:rPr>
        <w:t>.</w:t>
      </w:r>
    </w:p>
    <w:p w14:paraId="273979D9" w14:textId="2A4D0B9F" w:rsidR="00F6420F" w:rsidRPr="0071504C" w:rsidRDefault="008F3159" w:rsidP="007C6101">
      <w:pPr>
        <w:pStyle w:val="BowLevel3HeadingAltZ"/>
        <w:rPr>
          <w:rFonts w:ascii="Arial" w:hAnsi="Arial" w:cs="Arial"/>
        </w:rPr>
      </w:pPr>
      <w:r w:rsidRPr="0071504C">
        <w:rPr>
          <w:rFonts w:ascii="Arial" w:hAnsi="Arial" w:cs="Arial"/>
        </w:rPr>
        <w:t>The Equipment shall remain the property of</w:t>
      </w:r>
      <w:r w:rsidR="00412B6B">
        <w:rPr>
          <w:rFonts w:ascii="Arial" w:hAnsi="Arial" w:cs="Arial"/>
        </w:rPr>
        <w:t xml:space="preserve"> t</w:t>
      </w:r>
      <w:r w:rsidRPr="0071504C">
        <w:rPr>
          <w:rFonts w:ascii="Arial" w:hAnsi="Arial" w:cs="Arial"/>
        </w:rPr>
        <w:t xml:space="preserve">he Supplier at all times regardless of the method by which the Equipment is affixed to or placed upon the Premises.  The Purchaser shall not sell, assign, let or encumber </w:t>
      </w:r>
      <w:r w:rsidRPr="0071504C">
        <w:rPr>
          <w:rFonts w:ascii="Arial" w:hAnsi="Arial" w:cs="Arial"/>
        </w:rPr>
        <w:lastRenderedPageBreak/>
        <w:t xml:space="preserve">the Equipment in any way or otherwise deal with the same in any manner prejudicial to the rights of </w:t>
      </w:r>
      <w:r w:rsidR="00412B6B">
        <w:rPr>
          <w:rFonts w:ascii="Arial" w:hAnsi="Arial" w:cs="Arial"/>
        </w:rPr>
        <w:t>t</w:t>
      </w:r>
      <w:r w:rsidRPr="0071504C">
        <w:rPr>
          <w:rFonts w:ascii="Arial" w:hAnsi="Arial" w:cs="Arial"/>
        </w:rPr>
        <w:t xml:space="preserve">he Supplier.  </w:t>
      </w:r>
      <w:r w:rsidR="00412B6B">
        <w:rPr>
          <w:rFonts w:ascii="Arial" w:hAnsi="Arial" w:cs="Arial"/>
        </w:rPr>
        <w:t>Tiger</w:t>
      </w:r>
      <w:r w:rsidRPr="0071504C">
        <w:rPr>
          <w:rFonts w:ascii="Arial" w:hAnsi="Arial" w:cs="Arial"/>
        </w:rPr>
        <w:t xml:space="preserve"> shall permit the Equipment to remain on the Premises at all times and shall take all reasonable steps to safeguard it against execution or seizure by any third party for whatsoever reason, including notifying the landlord of the premises, if applicable, of </w:t>
      </w:r>
      <w:r w:rsidR="00412B6B">
        <w:rPr>
          <w:rFonts w:ascii="Arial" w:hAnsi="Arial" w:cs="Arial"/>
        </w:rPr>
        <w:t>t</w:t>
      </w:r>
      <w:r w:rsidRPr="0071504C">
        <w:rPr>
          <w:rFonts w:ascii="Arial" w:hAnsi="Arial" w:cs="Arial"/>
        </w:rPr>
        <w:t>he Supplier’s ownership of the Equipment.</w:t>
      </w:r>
      <w:r w:rsidR="00A94365" w:rsidRPr="0071504C">
        <w:rPr>
          <w:rFonts w:ascii="Arial" w:hAnsi="Arial" w:cs="Arial"/>
        </w:rPr>
        <w:t xml:space="preserve"> </w:t>
      </w:r>
    </w:p>
    <w:p w14:paraId="24FD49FE" w14:textId="653B31E2" w:rsidR="007C6101" w:rsidRPr="0071504C" w:rsidRDefault="008F3159" w:rsidP="00EA3272">
      <w:pPr>
        <w:pStyle w:val="BowLevel3HeadingAltZ"/>
        <w:rPr>
          <w:rFonts w:ascii="Arial" w:hAnsi="Arial" w:cs="Arial"/>
        </w:rPr>
      </w:pPr>
      <w:r w:rsidRPr="0071504C">
        <w:rPr>
          <w:rFonts w:ascii="Arial" w:hAnsi="Arial" w:cs="Arial"/>
        </w:rPr>
        <w:t xml:space="preserve">During the </w:t>
      </w:r>
      <w:r w:rsidR="00412B6B">
        <w:rPr>
          <w:rFonts w:ascii="Arial" w:hAnsi="Arial" w:cs="Arial"/>
        </w:rPr>
        <w:t>subsistence</w:t>
      </w:r>
      <w:r w:rsidR="00412B6B" w:rsidRPr="0071504C">
        <w:rPr>
          <w:rFonts w:ascii="Arial" w:hAnsi="Arial" w:cs="Arial"/>
        </w:rPr>
        <w:t xml:space="preserve"> </w:t>
      </w:r>
      <w:r w:rsidRPr="0071504C">
        <w:rPr>
          <w:rFonts w:ascii="Arial" w:hAnsi="Arial" w:cs="Arial"/>
        </w:rPr>
        <w:t>of this Agreement</w:t>
      </w:r>
      <w:r w:rsidR="00412B6B">
        <w:rPr>
          <w:rFonts w:ascii="Arial" w:hAnsi="Arial" w:cs="Arial"/>
        </w:rPr>
        <w:t>,</w:t>
      </w:r>
      <w:r w:rsidRPr="0071504C">
        <w:rPr>
          <w:rFonts w:ascii="Arial" w:hAnsi="Arial" w:cs="Arial"/>
        </w:rPr>
        <w:t xml:space="preserve"> </w:t>
      </w:r>
      <w:r w:rsidR="00412B6B">
        <w:rPr>
          <w:rFonts w:ascii="Arial" w:hAnsi="Arial" w:cs="Arial"/>
        </w:rPr>
        <w:t>t</w:t>
      </w:r>
      <w:r w:rsidR="00412B6B" w:rsidRPr="0071504C">
        <w:rPr>
          <w:rFonts w:ascii="Arial" w:hAnsi="Arial" w:cs="Arial"/>
        </w:rPr>
        <w:t xml:space="preserve">he </w:t>
      </w:r>
      <w:r w:rsidRPr="0071504C">
        <w:rPr>
          <w:rFonts w:ascii="Arial" w:hAnsi="Arial" w:cs="Arial"/>
        </w:rPr>
        <w:t xml:space="preserve">Supplier shall not be entitled to sell the Equipment to any third party nor to take any other action, which might deprive </w:t>
      </w:r>
      <w:r w:rsidR="00412B6B">
        <w:rPr>
          <w:rFonts w:ascii="Arial" w:hAnsi="Arial" w:cs="Arial"/>
        </w:rPr>
        <w:t>Tiger</w:t>
      </w:r>
      <w:r w:rsidRPr="0071504C">
        <w:rPr>
          <w:rFonts w:ascii="Arial" w:hAnsi="Arial" w:cs="Arial"/>
        </w:rPr>
        <w:t xml:space="preserve"> of the use of the Equipment.</w:t>
      </w:r>
    </w:p>
    <w:p w14:paraId="240C58B6" w14:textId="11A8DF50" w:rsidR="007C6101" w:rsidRPr="0071504C" w:rsidRDefault="007C6101" w:rsidP="007C6101">
      <w:pPr>
        <w:pStyle w:val="BowLevel3HeadingAltZ"/>
        <w:rPr>
          <w:rFonts w:ascii="Arial" w:hAnsi="Arial" w:cs="Arial"/>
        </w:rPr>
      </w:pPr>
      <w:r w:rsidRPr="0071504C">
        <w:rPr>
          <w:rFonts w:ascii="Arial" w:hAnsi="Arial" w:cs="Arial"/>
        </w:rPr>
        <w:t xml:space="preserve">In providing </w:t>
      </w:r>
      <w:r w:rsidR="00412B6B">
        <w:rPr>
          <w:rFonts w:ascii="Arial" w:hAnsi="Arial" w:cs="Arial"/>
        </w:rPr>
        <w:t>Tiger</w:t>
      </w:r>
      <w:r w:rsidRPr="0071504C">
        <w:rPr>
          <w:rFonts w:ascii="Arial" w:hAnsi="Arial" w:cs="Arial"/>
        </w:rPr>
        <w:t xml:space="preserve"> with the Equipment, </w:t>
      </w:r>
      <w:r w:rsidR="00412B6B">
        <w:rPr>
          <w:rFonts w:ascii="Arial" w:hAnsi="Arial" w:cs="Arial"/>
        </w:rPr>
        <w:t>t</w:t>
      </w:r>
      <w:r w:rsidR="00412B6B" w:rsidRPr="0071504C">
        <w:rPr>
          <w:rFonts w:ascii="Arial" w:hAnsi="Arial" w:cs="Arial"/>
        </w:rPr>
        <w:t xml:space="preserve">he </w:t>
      </w:r>
      <w:r w:rsidRPr="0071504C">
        <w:rPr>
          <w:rFonts w:ascii="Arial" w:hAnsi="Arial" w:cs="Arial"/>
        </w:rPr>
        <w:t xml:space="preserve">Supplier shall provide a total service package including back up service with specific intellectual property that provides </w:t>
      </w:r>
      <w:r w:rsidR="00412B6B">
        <w:rPr>
          <w:rFonts w:ascii="Arial" w:hAnsi="Arial" w:cs="Arial"/>
        </w:rPr>
        <w:t>the Supplier</w:t>
      </w:r>
      <w:r w:rsidR="00412B6B" w:rsidRPr="0071504C">
        <w:rPr>
          <w:rFonts w:ascii="Arial" w:hAnsi="Arial" w:cs="Arial"/>
        </w:rPr>
        <w:t xml:space="preserve"> </w:t>
      </w:r>
      <w:r w:rsidRPr="0071504C">
        <w:rPr>
          <w:rFonts w:ascii="Arial" w:hAnsi="Arial" w:cs="Arial"/>
        </w:rPr>
        <w:t xml:space="preserve">with its Competitive advantage.  All </w:t>
      </w:r>
      <w:r w:rsidR="00412B6B">
        <w:rPr>
          <w:rFonts w:ascii="Arial" w:hAnsi="Arial" w:cs="Arial"/>
        </w:rPr>
        <w:t>p</w:t>
      </w:r>
      <w:r w:rsidR="00412B6B" w:rsidRPr="0071504C">
        <w:rPr>
          <w:rFonts w:ascii="Arial" w:hAnsi="Arial" w:cs="Arial"/>
        </w:rPr>
        <w:t xml:space="preserve">lant </w:t>
      </w:r>
      <w:r w:rsidRPr="0071504C">
        <w:rPr>
          <w:rFonts w:ascii="Arial" w:hAnsi="Arial" w:cs="Arial"/>
        </w:rPr>
        <w:t xml:space="preserve">and Equipment including the relevant hardware, software, plans, drawings, specifications and designs relating to the Equipment, will remain the property of </w:t>
      </w:r>
      <w:r w:rsidR="00412B6B">
        <w:rPr>
          <w:rFonts w:ascii="Arial" w:hAnsi="Arial" w:cs="Arial"/>
        </w:rPr>
        <w:t>the Supplier</w:t>
      </w:r>
      <w:r w:rsidRPr="0071504C">
        <w:rPr>
          <w:rFonts w:ascii="Arial" w:hAnsi="Arial" w:cs="Arial"/>
        </w:rPr>
        <w:t>, subject to clause</w:t>
      </w:r>
      <w:r w:rsidR="00412B6B">
        <w:rPr>
          <w:rFonts w:ascii="Arial" w:hAnsi="Arial" w:cs="Arial"/>
        </w:rPr>
        <w:t xml:space="preserve"> </w:t>
      </w:r>
      <w:r w:rsidR="00135E66" w:rsidRPr="0071504C">
        <w:rPr>
          <w:rFonts w:ascii="Arial" w:hAnsi="Arial" w:cs="Arial"/>
        </w:rPr>
        <w:t xml:space="preserve"> </w:t>
      </w:r>
    </w:p>
    <w:p w14:paraId="08B403E1" w14:textId="77777777" w:rsidR="007C6101" w:rsidRPr="0071504C" w:rsidRDefault="007C6101" w:rsidP="007C6101">
      <w:pPr>
        <w:pStyle w:val="BowLevel3HeadingAltZ"/>
        <w:rPr>
          <w:rFonts w:ascii="Arial" w:hAnsi="Arial" w:cs="Arial"/>
        </w:rPr>
      </w:pPr>
      <w:r w:rsidRPr="0071504C">
        <w:rPr>
          <w:rFonts w:ascii="Arial" w:hAnsi="Arial" w:cs="Arial"/>
        </w:rPr>
        <w:t>The Supplier (or its appointed agents) will provide, at its own expense:</w:t>
      </w:r>
    </w:p>
    <w:p w14:paraId="75885124" w14:textId="01E3EAD5" w:rsidR="005D0ADA" w:rsidRPr="0071504C" w:rsidRDefault="007C6101" w:rsidP="0071504C">
      <w:pPr>
        <w:pStyle w:val="BowLevel4HeadingAltX"/>
        <w:rPr>
          <w:rFonts w:ascii="Arial" w:hAnsi="Arial" w:cs="Arial"/>
          <w:lang w:val="en-US"/>
        </w:rPr>
      </w:pPr>
      <w:r w:rsidRPr="0071504C">
        <w:rPr>
          <w:rFonts w:ascii="Arial" w:hAnsi="Arial" w:cs="Arial"/>
          <w:lang w:val="en-US"/>
        </w:rPr>
        <w:t xml:space="preserve">technical advice and training to </w:t>
      </w:r>
      <w:r w:rsidR="00412B6B" w:rsidRPr="0071504C">
        <w:rPr>
          <w:rFonts w:ascii="Arial" w:hAnsi="Arial" w:cs="Arial"/>
          <w:lang w:val="en-US"/>
        </w:rPr>
        <w:t>Tiger</w:t>
      </w:r>
      <w:r w:rsidRPr="0071504C">
        <w:rPr>
          <w:rFonts w:ascii="Arial" w:hAnsi="Arial" w:cs="Arial"/>
          <w:lang w:val="en-US"/>
        </w:rPr>
        <w:t xml:space="preserve"> in the use of the Equipment</w:t>
      </w:r>
      <w:r w:rsidR="00DB60C9" w:rsidRPr="0071504C" w:rsidDel="00DB60C9">
        <w:rPr>
          <w:rFonts w:ascii="Arial" w:hAnsi="Arial" w:cs="Arial"/>
          <w:lang w:val="en-US"/>
        </w:rPr>
        <w:t>,</w:t>
      </w:r>
    </w:p>
    <w:p w14:paraId="6299865D" w14:textId="6E527154" w:rsidR="00FC2063" w:rsidRPr="0071504C" w:rsidRDefault="007C6101" w:rsidP="0071504C">
      <w:pPr>
        <w:pStyle w:val="BowLevel4HeadingAltX"/>
        <w:rPr>
          <w:rFonts w:ascii="Arial" w:hAnsi="Arial" w:cs="Arial"/>
        </w:rPr>
      </w:pPr>
      <w:r w:rsidRPr="0071504C">
        <w:rPr>
          <w:rFonts w:ascii="Arial" w:hAnsi="Arial" w:cs="Arial"/>
          <w:lang w:val="en-US"/>
        </w:rPr>
        <w:t>routine maintenance, inspections and repairs of the Equipment,</w:t>
      </w:r>
    </w:p>
    <w:p w14:paraId="15AEFDFA" w14:textId="44141737" w:rsidR="00FC2063" w:rsidRPr="0071504C" w:rsidRDefault="007C6101" w:rsidP="0071504C">
      <w:pPr>
        <w:pStyle w:val="BowLevel4HeadingAltX"/>
        <w:rPr>
          <w:rFonts w:ascii="Arial" w:hAnsi="Arial" w:cs="Arial"/>
        </w:rPr>
      </w:pPr>
      <w:r w:rsidRPr="0071504C">
        <w:rPr>
          <w:rFonts w:ascii="Arial" w:hAnsi="Arial" w:cs="Arial"/>
          <w:lang w:val="en-US"/>
        </w:rPr>
        <w:t>an emergency back-up service for the Equipment,</w:t>
      </w:r>
    </w:p>
    <w:p w14:paraId="31C0D9B3" w14:textId="06D4CA27" w:rsidR="007C6101" w:rsidRPr="0071504C" w:rsidRDefault="007C6101" w:rsidP="0071504C">
      <w:pPr>
        <w:pStyle w:val="BowLevel4HeadingAltX"/>
        <w:rPr>
          <w:rFonts w:ascii="Arial" w:hAnsi="Arial" w:cs="Arial"/>
          <w:lang w:val="en-US"/>
        </w:rPr>
      </w:pPr>
      <w:r w:rsidRPr="0071504C">
        <w:rPr>
          <w:rFonts w:ascii="Arial" w:hAnsi="Arial" w:cs="Arial"/>
          <w:lang w:val="en-US"/>
        </w:rPr>
        <w:t>routine hygiene inspections of the Equipment</w:t>
      </w:r>
    </w:p>
    <w:p w14:paraId="4E6C6DC9" w14:textId="2E204101" w:rsidR="007C6101" w:rsidRPr="0071504C" w:rsidRDefault="007C6101" w:rsidP="0071504C">
      <w:pPr>
        <w:pStyle w:val="BowLevel4HeadingAltX"/>
        <w:rPr>
          <w:rFonts w:ascii="Arial" w:hAnsi="Arial" w:cs="Arial"/>
        </w:rPr>
      </w:pPr>
      <w:r w:rsidRPr="0071504C">
        <w:rPr>
          <w:rFonts w:ascii="Arial" w:hAnsi="Arial" w:cs="Arial"/>
          <w:lang w:val="en-US"/>
        </w:rPr>
        <w:t xml:space="preserve">Cleaning-in-Place (CIP) chemicals for use in cleaning the </w:t>
      </w:r>
      <w:r w:rsidR="00412B6B" w:rsidRPr="0071504C">
        <w:rPr>
          <w:rFonts w:ascii="Arial" w:hAnsi="Arial" w:cs="Arial"/>
          <w:lang w:val="en-US"/>
        </w:rPr>
        <w:t>Equipment</w:t>
      </w:r>
      <w:r w:rsidRPr="0071504C">
        <w:rPr>
          <w:rFonts w:ascii="Arial" w:hAnsi="Arial" w:cs="Arial"/>
          <w:lang w:val="en-US"/>
        </w:rPr>
        <w:t xml:space="preserve">, which chemicals will be supplied by </w:t>
      </w:r>
      <w:r w:rsidR="00412B6B" w:rsidRPr="0071504C">
        <w:rPr>
          <w:rFonts w:ascii="Arial" w:hAnsi="Arial" w:cs="Arial"/>
          <w:lang w:val="en-US"/>
        </w:rPr>
        <w:t>t</w:t>
      </w:r>
      <w:r w:rsidRPr="0071504C">
        <w:rPr>
          <w:rFonts w:ascii="Arial" w:hAnsi="Arial" w:cs="Arial"/>
          <w:lang w:val="en-US"/>
        </w:rPr>
        <w:t xml:space="preserve">he Supplier </w:t>
      </w:r>
      <w:r w:rsidR="00412B6B" w:rsidRPr="0071504C">
        <w:rPr>
          <w:rFonts w:ascii="Arial" w:hAnsi="Arial" w:cs="Arial"/>
          <w:lang w:val="en-US"/>
        </w:rPr>
        <w:t>at no additional cost</w:t>
      </w:r>
      <w:r w:rsidRPr="0071504C">
        <w:rPr>
          <w:rFonts w:ascii="Arial" w:hAnsi="Arial" w:cs="Arial"/>
          <w:lang w:val="en-US"/>
        </w:rPr>
        <w:t xml:space="preserve"> for the first year of the agreement and thereafter at</w:t>
      </w:r>
      <w:r w:rsidR="00412B6B" w:rsidRPr="0071504C">
        <w:rPr>
          <w:rFonts w:ascii="Arial" w:hAnsi="Arial" w:cs="Arial"/>
          <w:lang w:val="en-US"/>
        </w:rPr>
        <w:t xml:space="preserve"> an agreed</w:t>
      </w:r>
      <w:r w:rsidRPr="0071504C">
        <w:rPr>
          <w:rFonts w:ascii="Arial" w:hAnsi="Arial" w:cs="Arial"/>
          <w:lang w:val="en-US"/>
        </w:rPr>
        <w:t xml:space="preserve"> cost</w:t>
      </w:r>
      <w:r w:rsidR="00412B6B" w:rsidRPr="0071504C">
        <w:rPr>
          <w:rFonts w:ascii="Arial" w:hAnsi="Arial" w:cs="Arial"/>
          <w:lang w:val="en-US"/>
        </w:rPr>
        <w:t xml:space="preserve"> to be recorded in writing.</w:t>
      </w:r>
    </w:p>
    <w:p w14:paraId="006BF836" w14:textId="7209B1D0" w:rsidR="002F22A4" w:rsidRPr="00F1561B" w:rsidRDefault="007C6101" w:rsidP="0071504C">
      <w:pPr>
        <w:pStyle w:val="BowLevel3HeadingAltZ"/>
        <w:rPr>
          <w:rFonts w:ascii="Arial" w:hAnsi="Arial" w:cs="Arial"/>
        </w:rPr>
      </w:pPr>
      <w:r w:rsidRPr="0071504C">
        <w:rPr>
          <w:rFonts w:ascii="Arial" w:hAnsi="Arial" w:cs="Arial"/>
        </w:rPr>
        <w:t>The Supplier assumes full obligation for all repairs and maintenance to the Equipment.</w:t>
      </w:r>
      <w:r w:rsidR="00D90B74" w:rsidRPr="0071504C">
        <w:rPr>
          <w:rFonts w:ascii="Arial" w:hAnsi="Arial" w:cs="Arial"/>
        </w:rPr>
        <w:t xml:space="preserve"> </w:t>
      </w:r>
      <w:r w:rsidRPr="0071504C">
        <w:rPr>
          <w:rFonts w:ascii="Arial" w:hAnsi="Arial" w:cs="Arial"/>
        </w:rPr>
        <w:t xml:space="preserve">Tiger shall be entitled </w:t>
      </w:r>
      <w:r w:rsidR="002D437E" w:rsidRPr="0071504C">
        <w:rPr>
          <w:rFonts w:ascii="Arial" w:hAnsi="Arial" w:cs="Arial"/>
        </w:rPr>
        <w:t>to</w:t>
      </w:r>
      <w:r w:rsidR="00CE33F6" w:rsidRPr="0071504C">
        <w:rPr>
          <w:rFonts w:ascii="Arial" w:hAnsi="Arial" w:cs="Arial"/>
        </w:rPr>
        <w:t xml:space="preserve"> </w:t>
      </w:r>
      <w:r w:rsidR="002D437E" w:rsidRPr="0071504C">
        <w:rPr>
          <w:rFonts w:ascii="Arial" w:hAnsi="Arial" w:cs="Arial"/>
        </w:rPr>
        <w:t>terminate</w:t>
      </w:r>
      <w:r w:rsidRPr="0071504C">
        <w:rPr>
          <w:rFonts w:ascii="Arial" w:hAnsi="Arial" w:cs="Arial"/>
        </w:rPr>
        <w:t xml:space="preserve"> this Agreement in the event that the Equipment remains inoperable for a period of longer than 30 (thirty) days after Tiger having advised The Supplier that the Equipment requires repair, save where the reason for the inoperability of the Equipment is an instance of force majeure.</w:t>
      </w:r>
    </w:p>
    <w:p w14:paraId="4F65C895" w14:textId="44962E98" w:rsidR="00F1561B" w:rsidRDefault="00F1561B" w:rsidP="0071504C">
      <w:pPr>
        <w:pStyle w:val="BowLevel3HeadingAltZ"/>
        <w:rPr>
          <w:rFonts w:ascii="Arial" w:hAnsi="Arial" w:cs="Arial"/>
        </w:rPr>
      </w:pPr>
      <w:r>
        <w:rPr>
          <w:rFonts w:ascii="Arial" w:hAnsi="Arial" w:cs="Arial"/>
        </w:rPr>
        <w:t>Tiger may decide up on termination of this Agreement for whatever reason to purchase the Equipment, by concluding a purchase agreement with the Supplier in the form of Annexure D.</w:t>
      </w:r>
    </w:p>
    <w:p w14:paraId="39D5F278" w14:textId="75D85F5D" w:rsidR="00666720" w:rsidRPr="00D0703E" w:rsidRDefault="00666720" w:rsidP="00231350">
      <w:pPr>
        <w:pStyle w:val="BowLevel1HeadingAltQ"/>
        <w:keepNext w:val="0"/>
        <w:widowControl w:val="0"/>
        <w:rPr>
          <w:rFonts w:ascii="Arial" w:hAnsi="Arial" w:cs="Arial"/>
        </w:rPr>
      </w:pPr>
      <w:bookmarkStart w:id="35" w:name="_Toc506215772"/>
      <w:bookmarkStart w:id="36" w:name="_Ref501537836"/>
      <w:r w:rsidRPr="00D0703E">
        <w:rPr>
          <w:rFonts w:ascii="Arial" w:hAnsi="Arial" w:cs="Arial"/>
        </w:rPr>
        <w:t xml:space="preserve">RISK </w:t>
      </w:r>
      <w:r w:rsidR="00BA418F" w:rsidRPr="00D0703E">
        <w:rPr>
          <w:rFonts w:ascii="Arial" w:hAnsi="Arial" w:cs="Arial"/>
        </w:rPr>
        <w:t>AND OWNERSHIP</w:t>
      </w:r>
      <w:bookmarkEnd w:id="35"/>
      <w:r w:rsidR="007268D1">
        <w:rPr>
          <w:rFonts w:ascii="Arial" w:hAnsi="Arial" w:cs="Arial"/>
        </w:rPr>
        <w:t xml:space="preserve"> </w:t>
      </w:r>
    </w:p>
    <w:p w14:paraId="5FC3A954" w14:textId="054F3A28" w:rsidR="00666720" w:rsidRPr="00D0703E" w:rsidRDefault="00666720" w:rsidP="00666720">
      <w:pPr>
        <w:pStyle w:val="BowLevel2HeadingAltA"/>
        <w:rPr>
          <w:rFonts w:ascii="Arial" w:hAnsi="Arial" w:cs="Arial"/>
        </w:rPr>
      </w:pPr>
      <w:r w:rsidRPr="00D0703E">
        <w:rPr>
          <w:rFonts w:ascii="Arial" w:hAnsi="Arial" w:cs="Arial"/>
        </w:rPr>
        <w:t xml:space="preserve">The risk in </w:t>
      </w:r>
      <w:r w:rsidR="00E73A78" w:rsidRPr="00D0703E">
        <w:rPr>
          <w:rFonts w:ascii="Arial" w:hAnsi="Arial" w:cs="Arial"/>
        </w:rPr>
        <w:t>Ingredients</w:t>
      </w:r>
      <w:r w:rsidRPr="00D0703E">
        <w:rPr>
          <w:rFonts w:ascii="Arial" w:hAnsi="Arial" w:cs="Arial"/>
        </w:rPr>
        <w:t xml:space="preserve"> delivered to </w:t>
      </w:r>
      <w:r w:rsidR="007B606C" w:rsidRPr="00D0703E">
        <w:rPr>
          <w:rFonts w:ascii="Arial" w:hAnsi="Arial" w:cs="Arial"/>
        </w:rPr>
        <w:t>Tiger</w:t>
      </w:r>
      <w:r w:rsidRPr="00D0703E">
        <w:rPr>
          <w:rFonts w:ascii="Arial" w:hAnsi="Arial" w:cs="Arial"/>
        </w:rPr>
        <w:t xml:space="preserve"> shall pass to </w:t>
      </w:r>
      <w:r w:rsidR="007B606C" w:rsidRPr="00D0703E">
        <w:rPr>
          <w:rFonts w:ascii="Arial" w:hAnsi="Arial" w:cs="Arial"/>
        </w:rPr>
        <w:t>Tiger</w:t>
      </w:r>
      <w:r w:rsidR="0079552E" w:rsidRPr="00D0703E">
        <w:rPr>
          <w:rFonts w:ascii="Arial" w:hAnsi="Arial" w:cs="Arial"/>
        </w:rPr>
        <w:t xml:space="preserve"> in accordance with the agreed incoterm set out in the applicable Commercial Terms Schedule</w:t>
      </w:r>
      <w:r w:rsidRPr="00D0703E">
        <w:rPr>
          <w:rFonts w:ascii="Arial" w:hAnsi="Arial" w:cs="Arial"/>
        </w:rPr>
        <w:t>.</w:t>
      </w:r>
      <w:r w:rsidR="00BA418F" w:rsidRPr="00D0703E">
        <w:rPr>
          <w:rFonts w:ascii="Arial" w:hAnsi="Arial" w:cs="Arial"/>
        </w:rPr>
        <w:t xml:space="preserve"> The Supplier shall bear all risk of any loss and/or damage to the </w:t>
      </w:r>
      <w:r w:rsidR="00E73A78" w:rsidRPr="00D0703E">
        <w:rPr>
          <w:rFonts w:ascii="Arial" w:hAnsi="Arial" w:cs="Arial"/>
        </w:rPr>
        <w:t>Ingredients</w:t>
      </w:r>
      <w:r w:rsidR="00BA418F" w:rsidRPr="00D0703E">
        <w:rPr>
          <w:rFonts w:ascii="Arial" w:hAnsi="Arial" w:cs="Arial"/>
        </w:rPr>
        <w:t xml:space="preserve"> prior to Delivery. </w:t>
      </w:r>
    </w:p>
    <w:p w14:paraId="25D8E0B5" w14:textId="24FB67A8" w:rsidR="00550F70" w:rsidRDefault="00BA418F" w:rsidP="00C72005">
      <w:pPr>
        <w:pStyle w:val="BowLevel2HeadingAltA"/>
        <w:rPr>
          <w:rFonts w:ascii="Arial" w:hAnsi="Arial" w:cs="Arial"/>
        </w:rPr>
      </w:pPr>
      <w:r w:rsidRPr="00D0703E">
        <w:rPr>
          <w:rFonts w:ascii="Arial" w:hAnsi="Arial" w:cs="Arial"/>
        </w:rPr>
        <w:t xml:space="preserve">Ownership of and title to the </w:t>
      </w:r>
      <w:r w:rsidR="00E73A78" w:rsidRPr="00D0703E">
        <w:rPr>
          <w:rFonts w:ascii="Arial" w:hAnsi="Arial" w:cs="Arial"/>
        </w:rPr>
        <w:t>Ingredients</w:t>
      </w:r>
      <w:r w:rsidR="009B026D" w:rsidRPr="00D0703E">
        <w:rPr>
          <w:rFonts w:ascii="Arial" w:hAnsi="Arial" w:cs="Arial"/>
        </w:rPr>
        <w:t xml:space="preserve"> shall pass to </w:t>
      </w:r>
      <w:r w:rsidR="007B606C" w:rsidRPr="00D0703E">
        <w:rPr>
          <w:rFonts w:ascii="Arial" w:hAnsi="Arial" w:cs="Arial"/>
        </w:rPr>
        <w:t>Tiger</w:t>
      </w:r>
      <w:r w:rsidR="009B026D" w:rsidRPr="00D0703E">
        <w:rPr>
          <w:rFonts w:ascii="Arial" w:hAnsi="Arial" w:cs="Arial"/>
        </w:rPr>
        <w:t xml:space="preserve"> </w:t>
      </w:r>
      <w:r w:rsidRPr="00D0703E">
        <w:rPr>
          <w:rFonts w:ascii="Arial" w:hAnsi="Arial" w:cs="Arial"/>
        </w:rPr>
        <w:t>on Delivery.</w:t>
      </w:r>
    </w:p>
    <w:p w14:paraId="5BC45F83" w14:textId="77777777" w:rsidR="007268D1" w:rsidRPr="00D0703E" w:rsidRDefault="007268D1" w:rsidP="0071504C">
      <w:pPr>
        <w:pStyle w:val="BowLevel2HeadingAltA"/>
        <w:numPr>
          <w:ilvl w:val="0"/>
          <w:numId w:val="0"/>
        </w:numPr>
        <w:ind w:left="851"/>
        <w:rPr>
          <w:rFonts w:ascii="Arial" w:hAnsi="Arial" w:cs="Arial"/>
        </w:rPr>
      </w:pPr>
    </w:p>
    <w:p w14:paraId="7687C847" w14:textId="498D4131" w:rsidR="00BA418F" w:rsidRPr="00D0703E" w:rsidRDefault="00833A5E" w:rsidP="00231350">
      <w:pPr>
        <w:pStyle w:val="BowLevel1HeadingAltQ"/>
        <w:keepNext w:val="0"/>
        <w:widowControl w:val="0"/>
        <w:rPr>
          <w:rFonts w:ascii="Arial" w:hAnsi="Arial" w:cs="Arial"/>
        </w:rPr>
      </w:pPr>
      <w:bookmarkStart w:id="37" w:name="_Toc506215773"/>
      <w:r w:rsidRPr="00D0703E">
        <w:rPr>
          <w:rFonts w:ascii="Arial" w:hAnsi="Arial" w:cs="Arial"/>
        </w:rPr>
        <w:t>PRICES</w:t>
      </w:r>
      <w:r w:rsidR="00FF5E7F" w:rsidRPr="00D0703E">
        <w:rPr>
          <w:rFonts w:ascii="Arial" w:hAnsi="Arial" w:cs="Arial"/>
        </w:rPr>
        <w:t xml:space="preserve"> </w:t>
      </w:r>
      <w:bookmarkEnd w:id="37"/>
    </w:p>
    <w:p w14:paraId="521B451A" w14:textId="03CD2F34" w:rsidR="00343C63" w:rsidRPr="00D0703E" w:rsidRDefault="00343C63" w:rsidP="00833A5E">
      <w:pPr>
        <w:pStyle w:val="BowLevel2HeadingAltA"/>
        <w:rPr>
          <w:rFonts w:ascii="Arial" w:hAnsi="Arial" w:cs="Arial"/>
        </w:rPr>
      </w:pPr>
      <w:bookmarkStart w:id="38" w:name="_Ref502828461"/>
      <w:r w:rsidRPr="00D0703E">
        <w:rPr>
          <w:rFonts w:ascii="Arial" w:hAnsi="Arial" w:cs="Arial"/>
        </w:rPr>
        <w:t>Save as otherwise specifically provided for and agreed in writing between the Parties, the price</w:t>
      </w:r>
      <w:r w:rsidR="00833A5E" w:rsidRPr="00D0703E">
        <w:rPr>
          <w:rFonts w:ascii="Arial" w:hAnsi="Arial" w:cs="Arial"/>
        </w:rPr>
        <w:t xml:space="preserve"> </w:t>
      </w:r>
      <w:r w:rsidRPr="00D0703E">
        <w:rPr>
          <w:rFonts w:ascii="Arial" w:hAnsi="Arial" w:cs="Arial"/>
        </w:rPr>
        <w:t xml:space="preserve">payable by </w:t>
      </w:r>
      <w:r w:rsidR="007B606C" w:rsidRPr="00D0703E">
        <w:rPr>
          <w:rFonts w:ascii="Arial" w:hAnsi="Arial" w:cs="Arial"/>
        </w:rPr>
        <w:t>Tiger</w:t>
      </w:r>
      <w:r w:rsidRPr="00D0703E">
        <w:rPr>
          <w:rFonts w:ascii="Arial" w:hAnsi="Arial" w:cs="Arial"/>
        </w:rPr>
        <w:t xml:space="preserve"> to the Supplier </w:t>
      </w:r>
      <w:r w:rsidR="00833A5E" w:rsidRPr="00D0703E">
        <w:rPr>
          <w:rFonts w:ascii="Arial" w:hAnsi="Arial" w:cs="Arial"/>
        </w:rPr>
        <w:t>for</w:t>
      </w:r>
      <w:r w:rsidR="004E6421" w:rsidRPr="00D0703E">
        <w:rPr>
          <w:rFonts w:ascii="Arial" w:hAnsi="Arial" w:cs="Arial"/>
        </w:rPr>
        <w:t xml:space="preserve"> </w:t>
      </w:r>
      <w:r w:rsidR="00E73A78" w:rsidRPr="00D0703E">
        <w:rPr>
          <w:rFonts w:ascii="Arial" w:hAnsi="Arial" w:cs="Arial"/>
        </w:rPr>
        <w:t>Ingredients</w:t>
      </w:r>
      <w:r w:rsidR="00502777" w:rsidRPr="00D0703E">
        <w:rPr>
          <w:rFonts w:ascii="Arial" w:hAnsi="Arial" w:cs="Arial"/>
        </w:rPr>
        <w:t xml:space="preserve"> </w:t>
      </w:r>
      <w:r w:rsidR="001C3756" w:rsidRPr="00D0703E">
        <w:rPr>
          <w:rFonts w:ascii="Arial" w:hAnsi="Arial" w:cs="Arial"/>
        </w:rPr>
        <w:t>(</w:t>
      </w:r>
      <w:r w:rsidR="001C3756" w:rsidRPr="00D0703E">
        <w:rPr>
          <w:rFonts w:ascii="Arial" w:hAnsi="Arial" w:cs="Arial"/>
          <w:b/>
        </w:rPr>
        <w:t>Price</w:t>
      </w:r>
      <w:r w:rsidR="001C3756" w:rsidRPr="00D0703E">
        <w:rPr>
          <w:rFonts w:ascii="Arial" w:hAnsi="Arial" w:cs="Arial"/>
        </w:rPr>
        <w:t xml:space="preserve">) </w:t>
      </w:r>
      <w:r w:rsidR="00833A5E" w:rsidRPr="00D0703E">
        <w:rPr>
          <w:rFonts w:ascii="Arial" w:hAnsi="Arial" w:cs="Arial"/>
        </w:rPr>
        <w:t xml:space="preserve">shall be </w:t>
      </w:r>
      <w:r w:rsidR="00747396" w:rsidRPr="00D0703E">
        <w:rPr>
          <w:rFonts w:ascii="Arial" w:hAnsi="Arial" w:cs="Arial"/>
        </w:rPr>
        <w:t>agreed</w:t>
      </w:r>
      <w:r w:rsidR="00833A5E" w:rsidRPr="00D0703E">
        <w:rPr>
          <w:rFonts w:ascii="Arial" w:hAnsi="Arial" w:cs="Arial"/>
        </w:rPr>
        <w:t xml:space="preserve"> and set forth</w:t>
      </w:r>
      <w:r w:rsidRPr="00D0703E">
        <w:rPr>
          <w:rFonts w:ascii="Arial" w:hAnsi="Arial" w:cs="Arial"/>
        </w:rPr>
        <w:t xml:space="preserve"> in the</w:t>
      </w:r>
      <w:r w:rsidR="00B67061" w:rsidRPr="00D0703E">
        <w:rPr>
          <w:rFonts w:ascii="Arial" w:hAnsi="Arial" w:cs="Arial"/>
        </w:rPr>
        <w:t xml:space="preserve"> applicable</w:t>
      </w:r>
      <w:r w:rsidRPr="00D0703E">
        <w:rPr>
          <w:rFonts w:ascii="Arial" w:hAnsi="Arial" w:cs="Arial"/>
        </w:rPr>
        <w:t xml:space="preserve"> </w:t>
      </w:r>
      <w:r w:rsidR="00B37C9D" w:rsidRPr="00D0703E">
        <w:rPr>
          <w:rFonts w:ascii="Arial" w:hAnsi="Arial" w:cs="Arial"/>
        </w:rPr>
        <w:t>Commercial Terms Schedule</w:t>
      </w:r>
      <w:r w:rsidRPr="00D0703E">
        <w:rPr>
          <w:rFonts w:ascii="Arial" w:hAnsi="Arial" w:cs="Arial"/>
        </w:rPr>
        <w:t>.</w:t>
      </w:r>
      <w:bookmarkEnd w:id="38"/>
      <w:r w:rsidRPr="00D0703E">
        <w:rPr>
          <w:rFonts w:ascii="Arial" w:hAnsi="Arial" w:cs="Arial"/>
        </w:rPr>
        <w:t xml:space="preserve"> </w:t>
      </w:r>
    </w:p>
    <w:p w14:paraId="7B36D347" w14:textId="71FA9ECC" w:rsidR="00502777" w:rsidRPr="00D0703E" w:rsidRDefault="00B933D3" w:rsidP="00502777">
      <w:pPr>
        <w:pStyle w:val="BowLevel2HeadingAltA"/>
        <w:rPr>
          <w:rFonts w:ascii="Arial" w:hAnsi="Arial" w:cs="Arial"/>
        </w:rPr>
      </w:pPr>
      <w:r w:rsidRPr="00D0703E">
        <w:rPr>
          <w:rFonts w:ascii="Arial" w:hAnsi="Arial" w:cs="Arial"/>
        </w:rPr>
        <w:lastRenderedPageBreak/>
        <w:t>The Price</w:t>
      </w:r>
      <w:r w:rsidR="00502777" w:rsidRPr="00D0703E">
        <w:rPr>
          <w:rFonts w:ascii="Arial" w:hAnsi="Arial" w:cs="Arial"/>
        </w:rPr>
        <w:t xml:space="preserve"> shall be exclusive of VAT</w:t>
      </w:r>
      <w:r w:rsidRPr="00D0703E">
        <w:rPr>
          <w:rFonts w:ascii="Arial" w:hAnsi="Arial" w:cs="Arial"/>
        </w:rPr>
        <w:t xml:space="preserve">, provided that </w:t>
      </w:r>
      <w:r w:rsidR="007B606C" w:rsidRPr="00D0703E">
        <w:rPr>
          <w:rFonts w:ascii="Arial" w:hAnsi="Arial" w:cs="Arial"/>
        </w:rPr>
        <w:t>Tiger</w:t>
      </w:r>
      <w:r w:rsidR="00502777" w:rsidRPr="00D0703E">
        <w:rPr>
          <w:rFonts w:ascii="Arial" w:hAnsi="Arial" w:cs="Arial"/>
        </w:rPr>
        <w:t xml:space="preserve"> shall, on its receipt of a valid VAT invoice from the Supplier, pay to the Supplier such additional amounts in respect of VAT as are chargeable on a supply of </w:t>
      </w:r>
      <w:r w:rsidR="00932749" w:rsidRPr="00D0703E">
        <w:rPr>
          <w:rFonts w:ascii="Arial" w:hAnsi="Arial" w:cs="Arial"/>
        </w:rPr>
        <w:t>Ingredient</w:t>
      </w:r>
      <w:r w:rsidR="00502777" w:rsidRPr="00D0703E">
        <w:rPr>
          <w:rFonts w:ascii="Arial" w:hAnsi="Arial" w:cs="Arial"/>
        </w:rPr>
        <w:t>(s).</w:t>
      </w:r>
    </w:p>
    <w:p w14:paraId="1A1B86F8" w14:textId="4DB9F6F2" w:rsidR="00805B0D" w:rsidRPr="0071504C" w:rsidRDefault="00B933D3" w:rsidP="00D57E57">
      <w:pPr>
        <w:pStyle w:val="BowLevel2HeadingAltA"/>
        <w:rPr>
          <w:rFonts w:ascii="Arial" w:hAnsi="Arial" w:cs="Arial"/>
          <w:b/>
          <w:i/>
        </w:rPr>
      </w:pPr>
      <w:r w:rsidRPr="00D0703E">
        <w:rPr>
          <w:rFonts w:ascii="Arial" w:hAnsi="Arial" w:cs="Arial"/>
        </w:rPr>
        <w:t>The Price</w:t>
      </w:r>
      <w:r w:rsidR="00502777" w:rsidRPr="00D0703E">
        <w:rPr>
          <w:rFonts w:ascii="Arial" w:hAnsi="Arial" w:cs="Arial"/>
        </w:rPr>
        <w:t xml:space="preserve"> </w:t>
      </w:r>
      <w:r w:rsidR="0025759E" w:rsidRPr="00D0703E">
        <w:rPr>
          <w:rFonts w:ascii="Arial" w:hAnsi="Arial" w:cs="Arial"/>
        </w:rPr>
        <w:t>shall be</w:t>
      </w:r>
      <w:r w:rsidR="00502777" w:rsidRPr="00D0703E">
        <w:rPr>
          <w:rFonts w:ascii="Arial" w:hAnsi="Arial" w:cs="Arial"/>
        </w:rPr>
        <w:t xml:space="preserve"> </w:t>
      </w:r>
      <w:r w:rsidR="0025759E" w:rsidRPr="00D0703E">
        <w:rPr>
          <w:rFonts w:ascii="Arial" w:hAnsi="Arial" w:cs="Arial"/>
        </w:rPr>
        <w:t>inclusive</w:t>
      </w:r>
      <w:r w:rsidR="00502777" w:rsidRPr="00D0703E">
        <w:rPr>
          <w:rFonts w:ascii="Arial" w:hAnsi="Arial" w:cs="Arial"/>
        </w:rPr>
        <w:t xml:space="preserve"> of </w:t>
      </w:r>
      <w:r w:rsidR="0025759E" w:rsidRPr="00D0703E">
        <w:rPr>
          <w:rFonts w:ascii="Arial" w:hAnsi="Arial" w:cs="Arial"/>
        </w:rPr>
        <w:t xml:space="preserve">all costs and fees of whatsoever nature arising in connection with the supply of the </w:t>
      </w:r>
      <w:r w:rsidR="00E73A78" w:rsidRPr="00D0703E">
        <w:rPr>
          <w:rFonts w:ascii="Arial" w:hAnsi="Arial" w:cs="Arial"/>
        </w:rPr>
        <w:t>Ingredients</w:t>
      </w:r>
      <w:r w:rsidR="0025759E" w:rsidRPr="00D0703E">
        <w:rPr>
          <w:rFonts w:ascii="Arial" w:hAnsi="Arial" w:cs="Arial"/>
        </w:rPr>
        <w:t xml:space="preserve"> to </w:t>
      </w:r>
      <w:r w:rsidR="007B606C" w:rsidRPr="00D0703E">
        <w:rPr>
          <w:rFonts w:ascii="Arial" w:hAnsi="Arial" w:cs="Arial"/>
        </w:rPr>
        <w:t>Tiger</w:t>
      </w:r>
      <w:r w:rsidR="0025759E" w:rsidRPr="00D0703E">
        <w:rPr>
          <w:rFonts w:ascii="Arial" w:hAnsi="Arial" w:cs="Arial"/>
        </w:rPr>
        <w:t xml:space="preserve">, </w:t>
      </w:r>
      <w:commentRangeStart w:id="39"/>
      <w:r w:rsidR="0025759E" w:rsidRPr="00D0703E">
        <w:rPr>
          <w:rFonts w:ascii="Arial" w:hAnsi="Arial" w:cs="Arial"/>
        </w:rPr>
        <w:t>including</w:t>
      </w:r>
      <w:commentRangeEnd w:id="39"/>
      <w:r w:rsidR="00F05B90">
        <w:rPr>
          <w:rStyle w:val="CommentReference"/>
          <w:lang w:val="en-US"/>
        </w:rPr>
        <w:commentReference w:id="39"/>
      </w:r>
      <w:r w:rsidR="0025759E" w:rsidRPr="00D0703E">
        <w:rPr>
          <w:rFonts w:ascii="Arial" w:hAnsi="Arial" w:cs="Arial"/>
        </w:rPr>
        <w:t xml:space="preserve">, without limitation, </w:t>
      </w:r>
      <w:r w:rsidR="00502777" w:rsidRPr="00D0703E">
        <w:rPr>
          <w:rFonts w:ascii="Arial" w:hAnsi="Arial" w:cs="Arial"/>
        </w:rPr>
        <w:t>the costs of</w:t>
      </w:r>
      <w:r w:rsidR="00D57E57" w:rsidRPr="00D0703E">
        <w:rPr>
          <w:rFonts w:ascii="Arial" w:hAnsi="Arial" w:cs="Arial"/>
        </w:rPr>
        <w:t xml:space="preserve"> raw materials,</w:t>
      </w:r>
      <w:r w:rsidR="00502777" w:rsidRPr="00D0703E">
        <w:rPr>
          <w:rFonts w:ascii="Arial" w:hAnsi="Arial" w:cs="Arial"/>
        </w:rPr>
        <w:t xml:space="preserve"> </w:t>
      </w:r>
      <w:r w:rsidR="0025759E" w:rsidRPr="00D0703E">
        <w:rPr>
          <w:rFonts w:ascii="Arial" w:hAnsi="Arial" w:cs="Arial"/>
        </w:rPr>
        <w:t xml:space="preserve">storage, </w:t>
      </w:r>
      <w:r w:rsidR="00502777" w:rsidRPr="00D0703E">
        <w:rPr>
          <w:rFonts w:ascii="Arial" w:hAnsi="Arial" w:cs="Arial"/>
        </w:rPr>
        <w:t>packaging, insurance, carriage</w:t>
      </w:r>
      <w:r w:rsidR="00E54957">
        <w:rPr>
          <w:rFonts w:ascii="Arial" w:hAnsi="Arial" w:cs="Arial"/>
        </w:rPr>
        <w:t xml:space="preserve"> </w:t>
      </w:r>
      <w:r w:rsidR="00502777" w:rsidRPr="00D0703E">
        <w:rPr>
          <w:rFonts w:ascii="Arial" w:hAnsi="Arial" w:cs="Arial"/>
        </w:rPr>
        <w:t>and delivery</w:t>
      </w:r>
      <w:r w:rsidR="0025759E" w:rsidRPr="00D0703E">
        <w:rPr>
          <w:rFonts w:ascii="Arial" w:hAnsi="Arial" w:cs="Arial"/>
        </w:rPr>
        <w:t xml:space="preserve"> (including loading and off-loading)</w:t>
      </w:r>
      <w:r w:rsidR="00502777" w:rsidRPr="00D0703E">
        <w:rPr>
          <w:rFonts w:ascii="Arial" w:hAnsi="Arial" w:cs="Arial"/>
        </w:rPr>
        <w:t xml:space="preserve"> of the </w:t>
      </w:r>
      <w:r w:rsidR="00E73A78" w:rsidRPr="00D0703E">
        <w:rPr>
          <w:rFonts w:ascii="Arial" w:hAnsi="Arial" w:cs="Arial"/>
        </w:rPr>
        <w:t>Ingredients</w:t>
      </w:r>
      <w:r w:rsidR="00502777" w:rsidRPr="00D0703E">
        <w:rPr>
          <w:rFonts w:ascii="Arial" w:hAnsi="Arial" w:cs="Arial"/>
        </w:rPr>
        <w:t>.</w:t>
      </w:r>
    </w:p>
    <w:p w14:paraId="2D159CE1" w14:textId="6F9DFD46" w:rsidR="00805B0D" w:rsidRPr="00D0703E" w:rsidRDefault="00805B0D" w:rsidP="00F743A0">
      <w:pPr>
        <w:pStyle w:val="BowLevel1HeadingAltQ"/>
        <w:rPr>
          <w:rFonts w:ascii="Arial" w:hAnsi="Arial" w:cs="Arial"/>
          <w:i/>
        </w:rPr>
      </w:pPr>
      <w:bookmarkStart w:id="40" w:name="_Toc506215774"/>
      <w:bookmarkStart w:id="41" w:name="_Ref506461701"/>
      <w:r w:rsidRPr="00D0703E">
        <w:rPr>
          <w:rFonts w:ascii="Arial" w:hAnsi="Arial" w:cs="Arial"/>
        </w:rPr>
        <w:t>Price Reviews and Price Adjustments</w:t>
      </w:r>
      <w:bookmarkEnd w:id="40"/>
      <w:bookmarkEnd w:id="41"/>
    </w:p>
    <w:p w14:paraId="0A113B14" w14:textId="1F628CE8" w:rsidR="007D69C3" w:rsidRPr="00D0703E" w:rsidRDefault="00B933D3" w:rsidP="003D2AD5">
      <w:pPr>
        <w:pStyle w:val="BowLevel2HeadingAltA"/>
        <w:rPr>
          <w:rFonts w:ascii="Arial" w:hAnsi="Arial" w:cs="Arial"/>
        </w:rPr>
      </w:pPr>
      <w:bookmarkStart w:id="42" w:name="_Ref502834088"/>
      <w:r w:rsidRPr="00D0703E">
        <w:rPr>
          <w:rFonts w:ascii="Arial" w:hAnsi="Arial" w:cs="Arial"/>
        </w:rPr>
        <w:t>Unless provided otherwise in the applicable Commercial Terms Schedule, t</w:t>
      </w:r>
      <w:r w:rsidR="0025759E" w:rsidRPr="00D0703E">
        <w:rPr>
          <w:rFonts w:ascii="Arial" w:hAnsi="Arial" w:cs="Arial"/>
        </w:rPr>
        <w:t xml:space="preserve">he </w:t>
      </w:r>
      <w:r w:rsidRPr="00D0703E">
        <w:rPr>
          <w:rFonts w:ascii="Arial" w:hAnsi="Arial" w:cs="Arial"/>
        </w:rPr>
        <w:t xml:space="preserve">Price for </w:t>
      </w:r>
      <w:r w:rsidR="00E73A78" w:rsidRPr="00D0703E">
        <w:rPr>
          <w:rFonts w:ascii="Arial" w:hAnsi="Arial" w:cs="Arial"/>
        </w:rPr>
        <w:t>Ingredients</w:t>
      </w:r>
      <w:r w:rsidRPr="00D0703E">
        <w:rPr>
          <w:rFonts w:ascii="Arial" w:hAnsi="Arial" w:cs="Arial"/>
        </w:rPr>
        <w:t xml:space="preserve"> (</w:t>
      </w:r>
      <w:r w:rsidR="00502777" w:rsidRPr="00D0703E">
        <w:rPr>
          <w:rFonts w:ascii="Arial" w:hAnsi="Arial" w:cs="Arial"/>
        </w:rPr>
        <w:t xml:space="preserve">as determined in terms of clause </w:t>
      </w:r>
      <w:r w:rsidR="00502777" w:rsidRPr="00D0703E">
        <w:rPr>
          <w:rFonts w:ascii="Arial" w:hAnsi="Arial" w:cs="Arial"/>
        </w:rPr>
        <w:fldChar w:fldCharType="begin"/>
      </w:r>
      <w:r w:rsidR="00502777" w:rsidRPr="00D0703E">
        <w:rPr>
          <w:rFonts w:ascii="Arial" w:hAnsi="Arial" w:cs="Arial"/>
        </w:rPr>
        <w:instrText xml:space="preserve"> REF _Ref502828461 \r \h </w:instrText>
      </w:r>
      <w:r w:rsidR="004F2EB0" w:rsidRPr="00D0703E">
        <w:rPr>
          <w:rFonts w:ascii="Arial" w:hAnsi="Arial" w:cs="Arial"/>
        </w:rPr>
        <w:instrText xml:space="preserve"> \* MERGEFORMAT </w:instrText>
      </w:r>
      <w:r w:rsidR="00502777" w:rsidRPr="00D0703E">
        <w:rPr>
          <w:rFonts w:ascii="Arial" w:hAnsi="Arial" w:cs="Arial"/>
        </w:rPr>
      </w:r>
      <w:r w:rsidR="00502777" w:rsidRPr="00D0703E">
        <w:rPr>
          <w:rFonts w:ascii="Arial" w:hAnsi="Arial" w:cs="Arial"/>
        </w:rPr>
        <w:fldChar w:fldCharType="separate"/>
      </w:r>
      <w:ins w:id="43" w:author="Rodney Nel" w:date="2023-05-03T10:16:00Z">
        <w:r w:rsidR="00490638">
          <w:rPr>
            <w:rFonts w:ascii="Arial" w:hAnsi="Arial" w:cs="Arial"/>
          </w:rPr>
          <w:t>10</w:t>
        </w:r>
      </w:ins>
      <w:del w:id="44" w:author="Rodney Nel" w:date="2023-05-03T10:16:00Z">
        <w:r w:rsidR="009E1854" w:rsidRPr="00D0703E" w:rsidDel="00490638">
          <w:rPr>
            <w:rFonts w:ascii="Arial" w:hAnsi="Arial" w:cs="Arial"/>
          </w:rPr>
          <w:delText>9</w:delText>
        </w:r>
      </w:del>
      <w:r w:rsidR="009E1854" w:rsidRPr="00D0703E">
        <w:rPr>
          <w:rFonts w:ascii="Arial" w:hAnsi="Arial" w:cs="Arial"/>
        </w:rPr>
        <w:t>.1</w:t>
      </w:r>
      <w:r w:rsidR="00502777" w:rsidRPr="00D0703E">
        <w:rPr>
          <w:rFonts w:ascii="Arial" w:hAnsi="Arial" w:cs="Arial"/>
        </w:rPr>
        <w:fldChar w:fldCharType="end"/>
      </w:r>
      <w:r w:rsidRPr="00D0703E">
        <w:rPr>
          <w:rFonts w:ascii="Arial" w:hAnsi="Arial" w:cs="Arial"/>
        </w:rPr>
        <w:t>)</w:t>
      </w:r>
      <w:r w:rsidR="00502777" w:rsidRPr="00D0703E">
        <w:rPr>
          <w:rFonts w:ascii="Arial" w:hAnsi="Arial" w:cs="Arial"/>
        </w:rPr>
        <w:t xml:space="preserve"> </w:t>
      </w:r>
      <w:r w:rsidR="00343C63" w:rsidRPr="00D0703E">
        <w:rPr>
          <w:rFonts w:ascii="Arial" w:hAnsi="Arial" w:cs="Arial"/>
        </w:rPr>
        <w:t>shall be</w:t>
      </w:r>
      <w:r w:rsidR="00794D4F" w:rsidRPr="00D0703E">
        <w:rPr>
          <w:rFonts w:ascii="Arial" w:hAnsi="Arial" w:cs="Arial"/>
        </w:rPr>
        <w:t xml:space="preserve"> </w:t>
      </w:r>
      <w:r w:rsidR="00805B0D" w:rsidRPr="00D0703E">
        <w:rPr>
          <w:rFonts w:ascii="Arial" w:hAnsi="Arial" w:cs="Arial"/>
        </w:rPr>
        <w:t>review</w:t>
      </w:r>
      <w:r w:rsidR="00794D4F" w:rsidRPr="00D0703E">
        <w:rPr>
          <w:rFonts w:ascii="Arial" w:hAnsi="Arial" w:cs="Arial"/>
        </w:rPr>
        <w:t>ed</w:t>
      </w:r>
      <w:r w:rsidR="00805B0D" w:rsidRPr="00D0703E">
        <w:rPr>
          <w:rFonts w:ascii="Arial" w:hAnsi="Arial" w:cs="Arial"/>
        </w:rPr>
        <w:t xml:space="preserve"> and </w:t>
      </w:r>
      <w:r w:rsidR="00794D4F" w:rsidRPr="00D0703E">
        <w:rPr>
          <w:rFonts w:ascii="Arial" w:hAnsi="Arial" w:cs="Arial"/>
        </w:rPr>
        <w:t>adjusted, in writing</w:t>
      </w:r>
      <w:r w:rsidR="00004EA0" w:rsidRPr="00D0703E">
        <w:rPr>
          <w:rFonts w:ascii="Arial" w:hAnsi="Arial" w:cs="Arial"/>
        </w:rPr>
        <w:t>,</w:t>
      </w:r>
      <w:r w:rsidR="00794D4F" w:rsidRPr="00D0703E">
        <w:rPr>
          <w:rFonts w:ascii="Arial" w:hAnsi="Arial" w:cs="Arial"/>
        </w:rPr>
        <w:t xml:space="preserve"> from time to time</w:t>
      </w:r>
      <w:r w:rsidR="008C4637" w:rsidRPr="00D0703E">
        <w:rPr>
          <w:rFonts w:ascii="Arial" w:hAnsi="Arial" w:cs="Arial"/>
        </w:rPr>
        <w:t xml:space="preserve">. </w:t>
      </w:r>
    </w:p>
    <w:bookmarkEnd w:id="42"/>
    <w:p w14:paraId="697507D3" w14:textId="4C65F256" w:rsidR="00A36047" w:rsidRPr="00D0703E" w:rsidRDefault="00004EA0" w:rsidP="003D2AD5">
      <w:pPr>
        <w:pStyle w:val="BowLevel2HeadingAltA"/>
        <w:rPr>
          <w:rFonts w:ascii="Arial" w:hAnsi="Arial" w:cs="Arial"/>
        </w:rPr>
      </w:pPr>
      <w:r w:rsidRPr="00D0703E">
        <w:rPr>
          <w:rFonts w:ascii="Arial" w:hAnsi="Arial" w:cs="Arial"/>
        </w:rPr>
        <w:t>A</w:t>
      </w:r>
      <w:r w:rsidR="008621A6" w:rsidRPr="00D0703E">
        <w:rPr>
          <w:rFonts w:ascii="Arial" w:hAnsi="Arial" w:cs="Arial"/>
        </w:rPr>
        <w:t xml:space="preserve">ll disputes between the Parties concerning </w:t>
      </w:r>
      <w:r w:rsidR="00932749" w:rsidRPr="00D0703E">
        <w:rPr>
          <w:rFonts w:ascii="Arial" w:hAnsi="Arial" w:cs="Arial"/>
        </w:rPr>
        <w:t xml:space="preserve">the </w:t>
      </w:r>
      <w:r w:rsidR="008621A6" w:rsidRPr="00D0703E">
        <w:rPr>
          <w:rFonts w:ascii="Arial" w:hAnsi="Arial" w:cs="Arial"/>
        </w:rPr>
        <w:t xml:space="preserve">Prices </w:t>
      </w:r>
      <w:r w:rsidR="00932749" w:rsidRPr="00D0703E">
        <w:rPr>
          <w:rFonts w:ascii="Arial" w:hAnsi="Arial" w:cs="Arial"/>
        </w:rPr>
        <w:t xml:space="preserve">of Ingredients </w:t>
      </w:r>
      <w:r w:rsidR="008621A6" w:rsidRPr="00D0703E">
        <w:rPr>
          <w:rFonts w:ascii="Arial" w:hAnsi="Arial" w:cs="Arial"/>
        </w:rPr>
        <w:t xml:space="preserve">shall be resolved in terms of clause </w:t>
      </w:r>
      <w:ins w:id="45" w:author="Rodney Nel" w:date="2023-05-03T10:16:00Z">
        <w:r w:rsidR="00490638">
          <w:rPr>
            <w:rFonts w:ascii="Arial" w:hAnsi="Arial" w:cs="Arial"/>
          </w:rPr>
          <w:t>20</w:t>
        </w:r>
      </w:ins>
      <w:del w:id="46" w:author="Rodney Nel" w:date="2023-05-03T10:16:00Z">
        <w:r w:rsidR="008621A6" w:rsidRPr="00D0703E" w:rsidDel="00490638">
          <w:rPr>
            <w:rFonts w:ascii="Arial" w:hAnsi="Arial" w:cs="Arial"/>
          </w:rPr>
          <w:fldChar w:fldCharType="begin"/>
        </w:r>
        <w:r w:rsidR="008621A6" w:rsidRPr="00D0703E" w:rsidDel="00490638">
          <w:rPr>
            <w:rFonts w:ascii="Arial" w:hAnsi="Arial" w:cs="Arial"/>
          </w:rPr>
          <w:delInstrText xml:space="preserve"> REF _Ref502928175 \r \h </w:delInstrText>
        </w:r>
        <w:r w:rsidR="004F2EB0" w:rsidRPr="00D0703E" w:rsidDel="00490638">
          <w:rPr>
            <w:rFonts w:ascii="Arial" w:hAnsi="Arial" w:cs="Arial"/>
          </w:rPr>
          <w:delInstrText xml:space="preserve"> \* MERGEFORMAT </w:delInstrText>
        </w:r>
        <w:r w:rsidR="008621A6" w:rsidRPr="00D0703E" w:rsidDel="00490638">
          <w:rPr>
            <w:rFonts w:ascii="Arial" w:hAnsi="Arial" w:cs="Arial"/>
          </w:rPr>
        </w:r>
        <w:r w:rsidR="008621A6" w:rsidRPr="00D0703E" w:rsidDel="00490638">
          <w:rPr>
            <w:rFonts w:ascii="Arial" w:hAnsi="Arial" w:cs="Arial"/>
          </w:rPr>
          <w:fldChar w:fldCharType="separate"/>
        </w:r>
        <w:r w:rsidR="009E1854" w:rsidRPr="00D0703E" w:rsidDel="00490638">
          <w:rPr>
            <w:rFonts w:ascii="Arial" w:hAnsi="Arial" w:cs="Arial"/>
          </w:rPr>
          <w:delText>19</w:delText>
        </w:r>
        <w:r w:rsidR="008621A6" w:rsidRPr="00D0703E" w:rsidDel="00490638">
          <w:rPr>
            <w:rFonts w:ascii="Arial" w:hAnsi="Arial" w:cs="Arial"/>
          </w:rPr>
          <w:fldChar w:fldCharType="end"/>
        </w:r>
      </w:del>
      <w:r w:rsidR="008621A6" w:rsidRPr="00D0703E">
        <w:rPr>
          <w:rFonts w:ascii="Arial" w:hAnsi="Arial" w:cs="Arial"/>
        </w:rPr>
        <w:t xml:space="preserve">.  </w:t>
      </w:r>
    </w:p>
    <w:p w14:paraId="49BA2C2D" w14:textId="1B0A5F7E" w:rsidR="008621A6" w:rsidRPr="00D0703E" w:rsidRDefault="008621A6" w:rsidP="003D2AD5">
      <w:pPr>
        <w:pStyle w:val="BowLevel1HeadingAltQ"/>
        <w:rPr>
          <w:rFonts w:ascii="Arial" w:hAnsi="Arial" w:cs="Arial"/>
          <w:i/>
        </w:rPr>
      </w:pPr>
      <w:bookmarkStart w:id="47" w:name="_Ref502929604"/>
      <w:bookmarkStart w:id="48" w:name="_Toc506215775"/>
      <w:bookmarkStart w:id="49" w:name="_Ref501637698"/>
      <w:r w:rsidRPr="00D0703E">
        <w:rPr>
          <w:rFonts w:ascii="Arial" w:hAnsi="Arial" w:cs="Arial"/>
        </w:rPr>
        <w:t>Payment</w:t>
      </w:r>
      <w:bookmarkEnd w:id="47"/>
      <w:r w:rsidR="00B4208C" w:rsidRPr="00D0703E">
        <w:rPr>
          <w:rFonts w:ascii="Arial" w:hAnsi="Arial" w:cs="Arial"/>
        </w:rPr>
        <w:t xml:space="preserve"> TERMS</w:t>
      </w:r>
      <w:bookmarkEnd w:id="48"/>
    </w:p>
    <w:p w14:paraId="708621FC" w14:textId="02B36A0B" w:rsidR="00D942B5" w:rsidRPr="00D0703E" w:rsidRDefault="00D942B5" w:rsidP="007D69C3">
      <w:pPr>
        <w:pStyle w:val="BowLevel2HeadingAltA"/>
        <w:rPr>
          <w:rFonts w:ascii="Arial" w:hAnsi="Arial" w:cs="Arial"/>
        </w:rPr>
      </w:pPr>
      <w:r w:rsidRPr="00D0703E">
        <w:rPr>
          <w:rFonts w:ascii="Arial" w:hAnsi="Arial" w:cs="Arial"/>
        </w:rPr>
        <w:t xml:space="preserve">The Supplier shall be entitled to invoice </w:t>
      </w:r>
      <w:r w:rsidR="007B606C" w:rsidRPr="00D0703E">
        <w:rPr>
          <w:rFonts w:ascii="Arial" w:hAnsi="Arial" w:cs="Arial"/>
        </w:rPr>
        <w:t>Tiger</w:t>
      </w:r>
      <w:r w:rsidR="00526E74" w:rsidRPr="00D0703E">
        <w:rPr>
          <w:rFonts w:ascii="Arial" w:hAnsi="Arial" w:cs="Arial"/>
        </w:rPr>
        <w:t xml:space="preserve"> </w:t>
      </w:r>
      <w:r w:rsidR="00B4208C" w:rsidRPr="00D0703E">
        <w:rPr>
          <w:rFonts w:ascii="Arial" w:hAnsi="Arial" w:cs="Arial"/>
        </w:rPr>
        <w:t>on a monthly basis, at or</w:t>
      </w:r>
      <w:r w:rsidR="00526E74" w:rsidRPr="00D0703E">
        <w:rPr>
          <w:rFonts w:ascii="Arial" w:hAnsi="Arial" w:cs="Arial"/>
        </w:rPr>
        <w:t xml:space="preserve"> after the end of a calendar month</w:t>
      </w:r>
      <w:r w:rsidR="00B4208C" w:rsidRPr="00D0703E">
        <w:rPr>
          <w:rFonts w:ascii="Arial" w:hAnsi="Arial" w:cs="Arial"/>
        </w:rPr>
        <w:t>,</w:t>
      </w:r>
      <w:r w:rsidRPr="00D0703E">
        <w:rPr>
          <w:rFonts w:ascii="Arial" w:hAnsi="Arial" w:cs="Arial"/>
        </w:rPr>
        <w:t xml:space="preserve"> for </w:t>
      </w:r>
      <w:r w:rsidR="00526E74" w:rsidRPr="00D0703E">
        <w:rPr>
          <w:rFonts w:ascii="Arial" w:hAnsi="Arial" w:cs="Arial"/>
        </w:rPr>
        <w:t>all</w:t>
      </w:r>
      <w:r w:rsidRPr="00D0703E">
        <w:rPr>
          <w:rFonts w:ascii="Arial" w:hAnsi="Arial" w:cs="Arial"/>
        </w:rPr>
        <w:t xml:space="preserve"> </w:t>
      </w:r>
      <w:r w:rsidR="007329D7" w:rsidRPr="00D0703E">
        <w:rPr>
          <w:rFonts w:ascii="Arial" w:hAnsi="Arial" w:cs="Arial"/>
        </w:rPr>
        <w:t>Purchase Order</w:t>
      </w:r>
      <w:r w:rsidR="00526E74" w:rsidRPr="00D0703E">
        <w:rPr>
          <w:rFonts w:ascii="Arial" w:hAnsi="Arial" w:cs="Arial"/>
        </w:rPr>
        <w:t>s</w:t>
      </w:r>
      <w:r w:rsidRPr="00D0703E">
        <w:rPr>
          <w:rFonts w:ascii="Arial" w:hAnsi="Arial" w:cs="Arial"/>
        </w:rPr>
        <w:t xml:space="preserve"> </w:t>
      </w:r>
      <w:r w:rsidR="00526E74" w:rsidRPr="00D0703E">
        <w:rPr>
          <w:rFonts w:ascii="Arial" w:hAnsi="Arial" w:cs="Arial"/>
        </w:rPr>
        <w:t xml:space="preserve">completed </w:t>
      </w:r>
      <w:r w:rsidR="00F95687" w:rsidRPr="00D0703E">
        <w:rPr>
          <w:rFonts w:ascii="Arial" w:hAnsi="Arial" w:cs="Arial"/>
        </w:rPr>
        <w:t xml:space="preserve">and Delivered </w:t>
      </w:r>
      <w:r w:rsidR="00526E74" w:rsidRPr="00D0703E">
        <w:rPr>
          <w:rFonts w:ascii="Arial" w:hAnsi="Arial" w:cs="Arial"/>
        </w:rPr>
        <w:t>during that month</w:t>
      </w:r>
      <w:r w:rsidRPr="00D0703E">
        <w:rPr>
          <w:rFonts w:ascii="Arial" w:hAnsi="Arial" w:cs="Arial"/>
        </w:rPr>
        <w:t xml:space="preserve">. Each invoice shall set forth: </w:t>
      </w:r>
      <w:r w:rsidR="007D69C3" w:rsidRPr="00D0703E">
        <w:rPr>
          <w:rFonts w:ascii="Arial" w:hAnsi="Arial" w:cs="Arial"/>
        </w:rPr>
        <w:t xml:space="preserve">(i) </w:t>
      </w:r>
      <w:r w:rsidRPr="00D0703E">
        <w:rPr>
          <w:rFonts w:ascii="Arial" w:hAnsi="Arial" w:cs="Arial"/>
        </w:rPr>
        <w:t xml:space="preserve">the title and number of the </w:t>
      </w:r>
      <w:r w:rsidR="00B37C9D" w:rsidRPr="00D0703E">
        <w:rPr>
          <w:rFonts w:ascii="Arial" w:hAnsi="Arial" w:cs="Arial"/>
        </w:rPr>
        <w:t>Commercial Terms Schedule</w:t>
      </w:r>
      <w:r w:rsidR="00B4208C" w:rsidRPr="00D0703E">
        <w:rPr>
          <w:rFonts w:ascii="Arial" w:hAnsi="Arial" w:cs="Arial"/>
        </w:rPr>
        <w:t>(s)</w:t>
      </w:r>
      <w:r w:rsidRPr="00D0703E">
        <w:rPr>
          <w:rFonts w:ascii="Arial" w:hAnsi="Arial" w:cs="Arial"/>
        </w:rPr>
        <w:t xml:space="preserve"> </w:t>
      </w:r>
      <w:r w:rsidR="00B4208C" w:rsidRPr="00D0703E">
        <w:rPr>
          <w:rFonts w:ascii="Arial" w:hAnsi="Arial" w:cs="Arial"/>
        </w:rPr>
        <w:t>to</w:t>
      </w:r>
      <w:r w:rsidRPr="00D0703E">
        <w:rPr>
          <w:rFonts w:ascii="Arial" w:hAnsi="Arial" w:cs="Arial"/>
        </w:rPr>
        <w:t xml:space="preserve"> which </w:t>
      </w:r>
      <w:r w:rsidR="00B4208C" w:rsidRPr="00D0703E">
        <w:rPr>
          <w:rFonts w:ascii="Arial" w:hAnsi="Arial" w:cs="Arial"/>
        </w:rPr>
        <w:t>the invoice applies</w:t>
      </w:r>
      <w:r w:rsidRPr="00D0703E">
        <w:rPr>
          <w:rFonts w:ascii="Arial" w:hAnsi="Arial" w:cs="Arial"/>
        </w:rPr>
        <w:t xml:space="preserve">; </w:t>
      </w:r>
      <w:r w:rsidR="007D69C3" w:rsidRPr="00D0703E">
        <w:rPr>
          <w:rFonts w:ascii="Arial" w:hAnsi="Arial" w:cs="Arial"/>
        </w:rPr>
        <w:t xml:space="preserve">(ii) </w:t>
      </w:r>
      <w:r w:rsidRPr="00D0703E">
        <w:rPr>
          <w:rFonts w:ascii="Arial" w:hAnsi="Arial" w:cs="Arial"/>
        </w:rPr>
        <w:t>th</w:t>
      </w:r>
      <w:r w:rsidR="00BB7F43" w:rsidRPr="00D0703E">
        <w:rPr>
          <w:rFonts w:ascii="Arial" w:hAnsi="Arial" w:cs="Arial"/>
        </w:rPr>
        <w:t xml:space="preserve">e applicable </w:t>
      </w:r>
      <w:r w:rsidR="007329D7" w:rsidRPr="00D0703E">
        <w:rPr>
          <w:rFonts w:ascii="Arial" w:hAnsi="Arial" w:cs="Arial"/>
        </w:rPr>
        <w:t>Purchase Order</w:t>
      </w:r>
      <w:r w:rsidR="00BB7F43" w:rsidRPr="00D0703E">
        <w:rPr>
          <w:rFonts w:ascii="Arial" w:hAnsi="Arial" w:cs="Arial"/>
        </w:rPr>
        <w:t xml:space="preserve"> number(s); </w:t>
      </w:r>
      <w:r w:rsidR="007D69C3" w:rsidRPr="00D0703E">
        <w:rPr>
          <w:rFonts w:ascii="Arial" w:hAnsi="Arial" w:cs="Arial"/>
        </w:rPr>
        <w:t xml:space="preserve">(iii) </w:t>
      </w:r>
      <w:r w:rsidR="00F95687" w:rsidRPr="00D0703E">
        <w:rPr>
          <w:rFonts w:ascii="Arial" w:hAnsi="Arial" w:cs="Arial"/>
        </w:rPr>
        <w:t xml:space="preserve">the amount due in </w:t>
      </w:r>
      <w:r w:rsidR="009E7BE0" w:rsidRPr="00D0703E">
        <w:rPr>
          <w:rFonts w:ascii="Arial" w:hAnsi="Arial" w:cs="Arial"/>
        </w:rPr>
        <w:t>Rand</w:t>
      </w:r>
      <w:r w:rsidR="00F95687" w:rsidRPr="00D0703E">
        <w:rPr>
          <w:rFonts w:ascii="Arial" w:hAnsi="Arial" w:cs="Arial"/>
        </w:rPr>
        <w:t xml:space="preserve">, with </w:t>
      </w:r>
      <w:r w:rsidRPr="00D0703E">
        <w:rPr>
          <w:rFonts w:ascii="Arial" w:hAnsi="Arial" w:cs="Arial"/>
        </w:rPr>
        <w:t xml:space="preserve">sufficient detail to support the </w:t>
      </w:r>
      <w:r w:rsidR="00B4208C" w:rsidRPr="00D0703E">
        <w:rPr>
          <w:rFonts w:ascii="Arial" w:hAnsi="Arial" w:cs="Arial"/>
        </w:rPr>
        <w:t xml:space="preserve">total </w:t>
      </w:r>
      <w:r w:rsidRPr="00D0703E">
        <w:rPr>
          <w:rFonts w:ascii="Arial" w:hAnsi="Arial" w:cs="Arial"/>
        </w:rPr>
        <w:t xml:space="preserve">invoiced amount; and </w:t>
      </w:r>
      <w:r w:rsidR="007D69C3" w:rsidRPr="00D0703E">
        <w:rPr>
          <w:rFonts w:ascii="Arial" w:hAnsi="Arial" w:cs="Arial"/>
        </w:rPr>
        <w:t xml:space="preserve">(iv) if applicable, </w:t>
      </w:r>
      <w:r w:rsidRPr="00D0703E">
        <w:rPr>
          <w:rFonts w:ascii="Arial" w:hAnsi="Arial" w:cs="Arial"/>
        </w:rPr>
        <w:t>any VAT which the Supplier proposes to collect</w:t>
      </w:r>
      <w:r w:rsidR="007D69C3" w:rsidRPr="00D0703E">
        <w:rPr>
          <w:rFonts w:ascii="Arial" w:hAnsi="Arial" w:cs="Arial"/>
        </w:rPr>
        <w:t>, as well as the</w:t>
      </w:r>
      <w:r w:rsidRPr="00D0703E">
        <w:rPr>
          <w:rFonts w:ascii="Arial" w:hAnsi="Arial" w:cs="Arial"/>
        </w:rPr>
        <w:t xml:space="preserve"> Supplier’s tax </w:t>
      </w:r>
      <w:r w:rsidR="007D69C3" w:rsidRPr="00D0703E">
        <w:rPr>
          <w:rFonts w:ascii="Arial" w:hAnsi="Arial" w:cs="Arial"/>
        </w:rPr>
        <w:t xml:space="preserve">and/or VAT registration number. </w:t>
      </w:r>
      <w:r w:rsidRPr="00D0703E">
        <w:rPr>
          <w:rFonts w:ascii="Arial" w:hAnsi="Arial" w:cs="Arial"/>
        </w:rPr>
        <w:t xml:space="preserve">Upon </w:t>
      </w:r>
      <w:r w:rsidR="00953FE8" w:rsidRPr="00D0703E">
        <w:rPr>
          <w:rFonts w:ascii="Arial" w:hAnsi="Arial" w:cs="Arial"/>
        </w:rPr>
        <w:t xml:space="preserve">its </w:t>
      </w:r>
      <w:r w:rsidRPr="00D0703E">
        <w:rPr>
          <w:rFonts w:ascii="Arial" w:hAnsi="Arial" w:cs="Arial"/>
        </w:rPr>
        <w:t xml:space="preserve">receipt of a valid invoice, </w:t>
      </w:r>
      <w:r w:rsidR="007B606C" w:rsidRPr="00D0703E">
        <w:rPr>
          <w:rFonts w:ascii="Arial" w:hAnsi="Arial" w:cs="Arial"/>
        </w:rPr>
        <w:t>Tiger</w:t>
      </w:r>
      <w:r w:rsidRPr="00D0703E">
        <w:rPr>
          <w:rFonts w:ascii="Arial" w:hAnsi="Arial" w:cs="Arial"/>
        </w:rPr>
        <w:t xml:space="preserve"> shall pay the Supplier in accordance with the </w:t>
      </w:r>
      <w:r w:rsidR="00BB7F43" w:rsidRPr="00D0703E">
        <w:rPr>
          <w:rFonts w:ascii="Arial" w:hAnsi="Arial" w:cs="Arial"/>
        </w:rPr>
        <w:t xml:space="preserve">remaining </w:t>
      </w:r>
      <w:r w:rsidRPr="00D0703E">
        <w:rPr>
          <w:rFonts w:ascii="Arial" w:hAnsi="Arial" w:cs="Arial"/>
        </w:rPr>
        <w:t xml:space="preserve">provisions of this clause </w:t>
      </w:r>
      <w:r w:rsidRPr="00D0703E">
        <w:rPr>
          <w:rFonts w:ascii="Arial" w:hAnsi="Arial" w:cs="Arial"/>
        </w:rPr>
        <w:fldChar w:fldCharType="begin"/>
      </w:r>
      <w:r w:rsidRPr="00D0703E">
        <w:rPr>
          <w:rFonts w:ascii="Arial" w:hAnsi="Arial" w:cs="Arial"/>
        </w:rPr>
        <w:instrText xml:space="preserve"> REF _Ref502929604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1</w:t>
      </w:r>
      <w:del w:id="50" w:author="Rodney Nel" w:date="2023-05-03T10:17:00Z">
        <w:r w:rsidR="009E1854" w:rsidRPr="00D0703E" w:rsidDel="002A747F">
          <w:rPr>
            <w:rFonts w:ascii="Arial" w:hAnsi="Arial" w:cs="Arial"/>
          </w:rPr>
          <w:delText>1</w:delText>
        </w:r>
      </w:del>
      <w:r w:rsidRPr="00D0703E">
        <w:rPr>
          <w:rFonts w:ascii="Arial" w:hAnsi="Arial" w:cs="Arial"/>
        </w:rPr>
        <w:fldChar w:fldCharType="end"/>
      </w:r>
      <w:ins w:id="51" w:author="Rodney Nel" w:date="2023-05-03T10:17:00Z">
        <w:r w:rsidR="002A747F">
          <w:rPr>
            <w:rFonts w:ascii="Arial" w:hAnsi="Arial" w:cs="Arial"/>
          </w:rPr>
          <w:t>2</w:t>
        </w:r>
      </w:ins>
      <w:r w:rsidRPr="00D0703E">
        <w:rPr>
          <w:rFonts w:ascii="Arial" w:hAnsi="Arial" w:cs="Arial"/>
        </w:rPr>
        <w:t>.</w:t>
      </w:r>
    </w:p>
    <w:p w14:paraId="64D2B2E3" w14:textId="10BDABB7" w:rsidR="00D942B5" w:rsidRPr="00D0703E" w:rsidRDefault="007B606C" w:rsidP="008621A6">
      <w:pPr>
        <w:pStyle w:val="BowLevel2HeadingAltA"/>
        <w:rPr>
          <w:rFonts w:ascii="Arial" w:hAnsi="Arial" w:cs="Arial"/>
        </w:rPr>
      </w:pPr>
      <w:bookmarkStart w:id="52" w:name="_Ref502932357"/>
      <w:r w:rsidRPr="00D0703E">
        <w:rPr>
          <w:rFonts w:ascii="Arial" w:hAnsi="Arial" w:cs="Arial"/>
        </w:rPr>
        <w:t>Tiger</w:t>
      </w:r>
      <w:r w:rsidR="003811DD" w:rsidRPr="00D0703E">
        <w:rPr>
          <w:rFonts w:ascii="Arial" w:hAnsi="Arial" w:cs="Arial"/>
        </w:rPr>
        <w:t xml:space="preserve"> shall pay</w:t>
      </w:r>
      <w:r w:rsidR="00F5556D" w:rsidRPr="00D0703E">
        <w:rPr>
          <w:rFonts w:ascii="Arial" w:hAnsi="Arial" w:cs="Arial"/>
        </w:rPr>
        <w:t xml:space="preserve"> all undisputed</w:t>
      </w:r>
      <w:r w:rsidR="003811DD" w:rsidRPr="00D0703E">
        <w:rPr>
          <w:rFonts w:ascii="Arial" w:hAnsi="Arial" w:cs="Arial"/>
        </w:rPr>
        <w:t xml:space="preserve"> invoice</w:t>
      </w:r>
      <w:r w:rsidR="00F5556D" w:rsidRPr="00D0703E">
        <w:rPr>
          <w:rFonts w:ascii="Arial" w:hAnsi="Arial" w:cs="Arial"/>
        </w:rPr>
        <w:t>s</w:t>
      </w:r>
      <w:r w:rsidR="003811DD" w:rsidRPr="00D0703E">
        <w:rPr>
          <w:rFonts w:ascii="Arial" w:hAnsi="Arial" w:cs="Arial"/>
        </w:rPr>
        <w:t xml:space="preserve"> within </w:t>
      </w:r>
      <w:r w:rsidR="009F69EC" w:rsidRPr="00D0703E">
        <w:rPr>
          <w:rFonts w:ascii="Arial" w:hAnsi="Arial" w:cs="Arial"/>
        </w:rPr>
        <w:t xml:space="preserve">30 (thirty) </w:t>
      </w:r>
      <w:r w:rsidR="003811DD" w:rsidRPr="00D0703E">
        <w:rPr>
          <w:rFonts w:ascii="Arial" w:hAnsi="Arial" w:cs="Arial"/>
        </w:rPr>
        <w:t>days of receipt</w:t>
      </w:r>
      <w:r w:rsidR="00526E74" w:rsidRPr="00D0703E">
        <w:rPr>
          <w:rFonts w:ascii="Arial" w:hAnsi="Arial" w:cs="Arial"/>
        </w:rPr>
        <w:t xml:space="preserve"> of </w:t>
      </w:r>
      <w:r w:rsidR="006362DC" w:rsidRPr="00D0703E">
        <w:rPr>
          <w:rFonts w:ascii="Arial" w:hAnsi="Arial" w:cs="Arial"/>
        </w:rPr>
        <w:t>monthly Statement</w:t>
      </w:r>
      <w:r w:rsidR="003811DD" w:rsidRPr="00D0703E">
        <w:rPr>
          <w:rFonts w:ascii="Arial" w:hAnsi="Arial" w:cs="Arial"/>
        </w:rPr>
        <w:t xml:space="preserve">. </w:t>
      </w:r>
      <w:r w:rsidRPr="00D0703E">
        <w:rPr>
          <w:rFonts w:ascii="Arial" w:hAnsi="Arial" w:cs="Arial"/>
        </w:rPr>
        <w:t>Tiger</w:t>
      </w:r>
      <w:r w:rsidR="003811DD" w:rsidRPr="00D0703E">
        <w:rPr>
          <w:rFonts w:ascii="Arial" w:hAnsi="Arial" w:cs="Arial"/>
        </w:rPr>
        <w:t xml:space="preserve"> shall make payment to the bank account nominated in writing by the Supplier</w:t>
      </w:r>
      <w:r w:rsidR="00526E74" w:rsidRPr="00D0703E">
        <w:rPr>
          <w:rFonts w:ascii="Arial" w:hAnsi="Arial" w:cs="Arial"/>
        </w:rPr>
        <w:t>, or as otherwise agreed</w:t>
      </w:r>
      <w:r w:rsidR="00366732" w:rsidRPr="00D0703E">
        <w:rPr>
          <w:rFonts w:ascii="Arial" w:hAnsi="Arial" w:cs="Arial"/>
        </w:rPr>
        <w:t xml:space="preserve"> in writing</w:t>
      </w:r>
      <w:r w:rsidR="00526E74" w:rsidRPr="00D0703E">
        <w:rPr>
          <w:rFonts w:ascii="Arial" w:hAnsi="Arial" w:cs="Arial"/>
        </w:rPr>
        <w:t xml:space="preserve"> between the Parties</w:t>
      </w:r>
      <w:r w:rsidR="003811DD" w:rsidRPr="00D0703E">
        <w:rPr>
          <w:rFonts w:ascii="Arial" w:hAnsi="Arial" w:cs="Arial"/>
        </w:rPr>
        <w:t>.</w:t>
      </w:r>
      <w:bookmarkEnd w:id="52"/>
      <w:r w:rsidR="003811DD" w:rsidRPr="00D0703E">
        <w:rPr>
          <w:rFonts w:ascii="Arial" w:hAnsi="Arial" w:cs="Arial"/>
        </w:rPr>
        <w:t xml:space="preserve"> </w:t>
      </w:r>
    </w:p>
    <w:p w14:paraId="75FEDD97" w14:textId="1682C67A" w:rsidR="00B4208C" w:rsidRPr="00D0703E" w:rsidRDefault="00B4208C" w:rsidP="00B4208C">
      <w:pPr>
        <w:pStyle w:val="BowLevel2HeadingAltA"/>
        <w:rPr>
          <w:rFonts w:ascii="Arial" w:hAnsi="Arial" w:cs="Arial"/>
        </w:rPr>
      </w:pPr>
      <w:r w:rsidRPr="00D0703E">
        <w:rPr>
          <w:rFonts w:ascii="Arial" w:hAnsi="Arial" w:cs="Arial"/>
        </w:rPr>
        <w:t xml:space="preserve">If </w:t>
      </w:r>
      <w:r w:rsidR="007B606C" w:rsidRPr="00D0703E">
        <w:rPr>
          <w:rFonts w:ascii="Arial" w:hAnsi="Arial" w:cs="Arial"/>
        </w:rPr>
        <w:t>Tiger</w:t>
      </w:r>
      <w:r w:rsidRPr="00D0703E">
        <w:rPr>
          <w:rFonts w:ascii="Arial" w:hAnsi="Arial" w:cs="Arial"/>
        </w:rPr>
        <w:t xml:space="preserve"> disputes any invoice or other statement of monies due, </w:t>
      </w:r>
      <w:r w:rsidR="007B606C" w:rsidRPr="00D0703E">
        <w:rPr>
          <w:rFonts w:ascii="Arial" w:hAnsi="Arial" w:cs="Arial"/>
        </w:rPr>
        <w:t>Tiger</w:t>
      </w:r>
      <w:r w:rsidRPr="00D0703E">
        <w:rPr>
          <w:rFonts w:ascii="Arial" w:hAnsi="Arial" w:cs="Arial"/>
        </w:rPr>
        <w:t xml:space="preserve"> shall notify the Supplier in writing. The Parties shall </w:t>
      </w:r>
      <w:r w:rsidR="00BB19D1" w:rsidRPr="00D0703E">
        <w:rPr>
          <w:rFonts w:ascii="Arial" w:hAnsi="Arial" w:cs="Arial"/>
        </w:rPr>
        <w:t xml:space="preserve">then </w:t>
      </w:r>
      <w:r w:rsidRPr="00D0703E">
        <w:rPr>
          <w:rFonts w:ascii="Arial" w:hAnsi="Arial" w:cs="Arial"/>
        </w:rPr>
        <w:t>attempt</w:t>
      </w:r>
      <w:r w:rsidR="00BB19D1" w:rsidRPr="00D0703E">
        <w:rPr>
          <w:rFonts w:ascii="Arial" w:hAnsi="Arial" w:cs="Arial"/>
        </w:rPr>
        <w:t xml:space="preserve"> in good faith</w:t>
      </w:r>
      <w:r w:rsidRPr="00D0703E">
        <w:rPr>
          <w:rFonts w:ascii="Arial" w:hAnsi="Arial" w:cs="Arial"/>
        </w:rPr>
        <w:t xml:space="preserve"> to resolve the dispute promptly. The Supplier shall provide all such evidence as may be reasonably necessary to verify the disputed invoice or request for payment. If the Parties have not resolved the dispute within 30 (thirty) days of </w:t>
      </w:r>
      <w:r w:rsidR="007B606C" w:rsidRPr="00D0703E">
        <w:rPr>
          <w:rFonts w:ascii="Arial" w:hAnsi="Arial" w:cs="Arial"/>
        </w:rPr>
        <w:t>Tiger</w:t>
      </w:r>
      <w:r w:rsidRPr="00D0703E">
        <w:rPr>
          <w:rFonts w:ascii="Arial" w:hAnsi="Arial" w:cs="Arial"/>
        </w:rPr>
        <w:t xml:space="preserve"> giving notice to the Supplier, the dispute shall be </w:t>
      </w:r>
      <w:r w:rsidR="00C72005" w:rsidRPr="00D0703E">
        <w:rPr>
          <w:rFonts w:ascii="Arial" w:hAnsi="Arial" w:cs="Arial"/>
        </w:rPr>
        <w:t>resolved in accordance with the provisions of clause</w:t>
      </w:r>
      <w:del w:id="53" w:author="Rodney Nel" w:date="2023-05-03T10:17:00Z">
        <w:r w:rsidR="00C72005" w:rsidRPr="00D0703E" w:rsidDel="002A747F">
          <w:rPr>
            <w:rFonts w:ascii="Arial" w:hAnsi="Arial" w:cs="Arial"/>
          </w:rPr>
          <w:delText xml:space="preserve"> </w:delText>
        </w:r>
        <w:r w:rsidR="00C72005" w:rsidRPr="00D0703E" w:rsidDel="002A747F">
          <w:rPr>
            <w:rFonts w:ascii="Arial" w:hAnsi="Arial" w:cs="Arial"/>
          </w:rPr>
          <w:fldChar w:fldCharType="begin"/>
        </w:r>
        <w:r w:rsidR="00C72005" w:rsidRPr="00D0703E" w:rsidDel="002A747F">
          <w:rPr>
            <w:rFonts w:ascii="Arial" w:hAnsi="Arial" w:cs="Arial"/>
          </w:rPr>
          <w:delInstrText xml:space="preserve"> REF _Ref502928175 \w \h </w:delInstrText>
        </w:r>
        <w:r w:rsidR="004F2EB0" w:rsidRPr="00D0703E" w:rsidDel="002A747F">
          <w:rPr>
            <w:rFonts w:ascii="Arial" w:hAnsi="Arial" w:cs="Arial"/>
          </w:rPr>
          <w:delInstrText xml:space="preserve"> \* MERGEFORMAT </w:delInstrText>
        </w:r>
        <w:r w:rsidR="00C72005" w:rsidRPr="00D0703E" w:rsidDel="002A747F">
          <w:rPr>
            <w:rFonts w:ascii="Arial" w:hAnsi="Arial" w:cs="Arial"/>
          </w:rPr>
        </w:r>
        <w:r w:rsidR="00C72005" w:rsidRPr="00D0703E" w:rsidDel="002A747F">
          <w:rPr>
            <w:rFonts w:ascii="Arial" w:hAnsi="Arial" w:cs="Arial"/>
          </w:rPr>
          <w:fldChar w:fldCharType="separate"/>
        </w:r>
        <w:r w:rsidR="009E1854" w:rsidRPr="00D0703E" w:rsidDel="002A747F">
          <w:rPr>
            <w:rFonts w:ascii="Arial" w:hAnsi="Arial" w:cs="Arial"/>
          </w:rPr>
          <w:delText>19</w:delText>
        </w:r>
        <w:r w:rsidR="00C72005" w:rsidRPr="00D0703E" w:rsidDel="002A747F">
          <w:rPr>
            <w:rFonts w:ascii="Arial" w:hAnsi="Arial" w:cs="Arial"/>
          </w:rPr>
          <w:fldChar w:fldCharType="end"/>
        </w:r>
      </w:del>
      <w:ins w:id="54" w:author="Rodney Nel" w:date="2023-05-03T10:17:00Z">
        <w:r w:rsidR="002A747F">
          <w:rPr>
            <w:rFonts w:ascii="Arial" w:hAnsi="Arial" w:cs="Arial"/>
          </w:rPr>
          <w:t>20</w:t>
        </w:r>
      </w:ins>
      <w:r w:rsidRPr="00D0703E">
        <w:rPr>
          <w:rFonts w:ascii="Arial" w:hAnsi="Arial" w:cs="Arial"/>
        </w:rPr>
        <w:t xml:space="preserve">. Where only part of an invoice is disputed, the undisputed amount shall be paid on the due date in terms of clause </w:t>
      </w:r>
      <w:r w:rsidRPr="00D0703E">
        <w:rPr>
          <w:rFonts w:ascii="Arial" w:hAnsi="Arial" w:cs="Arial"/>
        </w:rPr>
        <w:fldChar w:fldCharType="begin"/>
      </w:r>
      <w:r w:rsidRPr="00D0703E">
        <w:rPr>
          <w:rFonts w:ascii="Arial" w:hAnsi="Arial" w:cs="Arial"/>
        </w:rPr>
        <w:instrText xml:space="preserve"> REF _Ref502932357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9E1854" w:rsidRPr="00D0703E">
        <w:rPr>
          <w:rFonts w:ascii="Arial" w:hAnsi="Arial" w:cs="Arial"/>
        </w:rPr>
        <w:t>1</w:t>
      </w:r>
      <w:del w:id="55" w:author="Rodney Nel" w:date="2023-05-03T10:17:00Z">
        <w:r w:rsidR="009E1854" w:rsidRPr="00D0703E" w:rsidDel="002A747F">
          <w:rPr>
            <w:rFonts w:ascii="Arial" w:hAnsi="Arial" w:cs="Arial"/>
          </w:rPr>
          <w:delText>1</w:delText>
        </w:r>
      </w:del>
      <w:ins w:id="56" w:author="Rodney Nel" w:date="2023-05-03T10:17:00Z">
        <w:r w:rsidR="002A747F">
          <w:rPr>
            <w:rFonts w:ascii="Arial" w:hAnsi="Arial" w:cs="Arial"/>
          </w:rPr>
          <w:t>2</w:t>
        </w:r>
      </w:ins>
      <w:r w:rsidR="009E1854" w:rsidRPr="00D0703E">
        <w:rPr>
          <w:rFonts w:ascii="Arial" w:hAnsi="Arial" w:cs="Arial"/>
        </w:rPr>
        <w:t>.2</w:t>
      </w:r>
      <w:r w:rsidRPr="00D0703E">
        <w:rPr>
          <w:rFonts w:ascii="Arial" w:hAnsi="Arial" w:cs="Arial"/>
        </w:rPr>
        <w:fldChar w:fldCharType="end"/>
      </w:r>
      <w:r w:rsidRPr="00D0703E">
        <w:rPr>
          <w:rFonts w:ascii="Arial" w:hAnsi="Arial" w:cs="Arial"/>
        </w:rPr>
        <w:t xml:space="preserve">. The Supplier’s obligations to supply the </w:t>
      </w:r>
      <w:r w:rsidR="00E73A78" w:rsidRPr="00D0703E">
        <w:rPr>
          <w:rFonts w:ascii="Arial" w:hAnsi="Arial" w:cs="Arial"/>
        </w:rPr>
        <w:t>Ingredients</w:t>
      </w:r>
      <w:r w:rsidRPr="00D0703E">
        <w:rPr>
          <w:rFonts w:ascii="Arial" w:hAnsi="Arial" w:cs="Arial"/>
        </w:rPr>
        <w:t xml:space="preserve"> shall not be affected by any payment dispute.</w:t>
      </w:r>
    </w:p>
    <w:p w14:paraId="4D87DD9F" w14:textId="6839C583" w:rsidR="00E6223A" w:rsidRPr="00D0703E" w:rsidRDefault="00A06612" w:rsidP="00B4208C">
      <w:pPr>
        <w:pStyle w:val="BowLevel2HeadingAltA"/>
        <w:rPr>
          <w:rFonts w:ascii="Arial" w:hAnsi="Arial" w:cs="Arial"/>
        </w:rPr>
      </w:pPr>
      <w:r w:rsidRPr="00D0703E">
        <w:rPr>
          <w:rFonts w:ascii="Arial" w:hAnsi="Arial" w:cs="Arial"/>
        </w:rPr>
        <w:t>Unless otherwise stated in the</w:t>
      </w:r>
      <w:r w:rsidR="00E6223A" w:rsidRPr="00D0703E">
        <w:rPr>
          <w:rFonts w:ascii="Arial" w:hAnsi="Arial" w:cs="Arial"/>
        </w:rPr>
        <w:t xml:space="preserve"> Agreement, the Supplier agrees that </w:t>
      </w:r>
      <w:r w:rsidR="007B606C" w:rsidRPr="00D0703E">
        <w:rPr>
          <w:rFonts w:ascii="Arial" w:hAnsi="Arial" w:cs="Arial"/>
        </w:rPr>
        <w:t>Tiger</w:t>
      </w:r>
      <w:r w:rsidR="00E6223A" w:rsidRPr="00D0703E">
        <w:rPr>
          <w:rFonts w:ascii="Arial" w:hAnsi="Arial" w:cs="Arial"/>
        </w:rPr>
        <w:t xml:space="preserve"> shall not be responsible for or liable for, and the Supplier hereby waives any and all claims with respect to, any compensation or payment </w:t>
      </w:r>
      <w:r w:rsidR="000544AB" w:rsidRPr="00D0703E">
        <w:rPr>
          <w:rFonts w:ascii="Arial" w:hAnsi="Arial" w:cs="Arial"/>
        </w:rPr>
        <w:t xml:space="preserve">for amounts in respect of which the Supplier fails to provide </w:t>
      </w:r>
      <w:r w:rsidR="007B606C" w:rsidRPr="00D0703E">
        <w:rPr>
          <w:rFonts w:ascii="Arial" w:hAnsi="Arial" w:cs="Arial"/>
        </w:rPr>
        <w:t>Tiger</w:t>
      </w:r>
      <w:r w:rsidR="000544AB" w:rsidRPr="00D0703E">
        <w:rPr>
          <w:rFonts w:ascii="Arial" w:hAnsi="Arial" w:cs="Arial"/>
        </w:rPr>
        <w:t xml:space="preserve"> with an invoice in compliance with the terms of th</w:t>
      </w:r>
      <w:r w:rsidRPr="00D0703E">
        <w:rPr>
          <w:rFonts w:ascii="Arial" w:hAnsi="Arial" w:cs="Arial"/>
        </w:rPr>
        <w:t>e</w:t>
      </w:r>
      <w:r w:rsidR="000544AB" w:rsidRPr="00D0703E">
        <w:rPr>
          <w:rFonts w:ascii="Arial" w:hAnsi="Arial" w:cs="Arial"/>
        </w:rPr>
        <w:t xml:space="preserve"> Agreement, within 180 (one hundred and eighty) days of the relevant Delivery</w:t>
      </w:r>
      <w:r w:rsidR="00BB2D1F" w:rsidRPr="00D0703E">
        <w:rPr>
          <w:rFonts w:ascii="Arial" w:hAnsi="Arial" w:cs="Arial"/>
        </w:rPr>
        <w:t xml:space="preserve"> having taken place</w:t>
      </w:r>
      <w:r w:rsidR="00FB6C7F" w:rsidRPr="00D0703E">
        <w:rPr>
          <w:rFonts w:ascii="Arial" w:hAnsi="Arial" w:cs="Arial"/>
        </w:rPr>
        <w:t>.</w:t>
      </w:r>
      <w:r w:rsidR="000544AB" w:rsidRPr="00D0703E">
        <w:rPr>
          <w:rFonts w:ascii="Arial" w:hAnsi="Arial" w:cs="Arial"/>
        </w:rPr>
        <w:t xml:space="preserve"> </w:t>
      </w:r>
    </w:p>
    <w:p w14:paraId="420280D1" w14:textId="47610C5A" w:rsidR="00FB6C7F" w:rsidRPr="00D0703E" w:rsidRDefault="0029589B" w:rsidP="00FB6C7F">
      <w:pPr>
        <w:pStyle w:val="BowLevel1HeadingAltQ"/>
        <w:rPr>
          <w:rFonts w:ascii="Arial" w:hAnsi="Arial" w:cs="Arial"/>
        </w:rPr>
      </w:pPr>
      <w:bookmarkStart w:id="57" w:name="_Toc506215776"/>
      <w:bookmarkStart w:id="58" w:name="_Ref503191481"/>
      <w:r w:rsidRPr="00D0703E">
        <w:rPr>
          <w:rFonts w:ascii="Arial" w:hAnsi="Arial" w:cs="Arial"/>
        </w:rPr>
        <w:t>C</w:t>
      </w:r>
      <w:r w:rsidR="001C42AD" w:rsidRPr="00D0703E">
        <w:rPr>
          <w:rFonts w:ascii="Arial" w:hAnsi="Arial" w:cs="Arial"/>
        </w:rPr>
        <w:t>ONTRACT MANAGEMENT</w:t>
      </w:r>
      <w:bookmarkEnd w:id="57"/>
    </w:p>
    <w:p w14:paraId="37C67861" w14:textId="3F784647" w:rsidR="00702100" w:rsidRPr="00D0703E" w:rsidRDefault="00702100" w:rsidP="00580462">
      <w:pPr>
        <w:pStyle w:val="BowLevel2HeadingAltA"/>
        <w:keepNext/>
        <w:numPr>
          <w:ilvl w:val="1"/>
          <w:numId w:val="51"/>
        </w:numPr>
        <w:rPr>
          <w:rFonts w:ascii="Arial" w:hAnsi="Arial" w:cs="Arial"/>
        </w:rPr>
      </w:pPr>
      <w:bookmarkStart w:id="59" w:name="_Ref473202429"/>
      <w:bookmarkStart w:id="60" w:name="_Ref473206648"/>
      <w:r w:rsidRPr="00D0703E">
        <w:rPr>
          <w:rFonts w:ascii="Arial" w:hAnsi="Arial" w:cs="Arial"/>
        </w:rPr>
        <w:t xml:space="preserve">The principal point of contact between the Parties in relation to issues arising out of the Agreement shall be the person designated by the Supplier as its representative (the </w:t>
      </w:r>
      <w:r w:rsidRPr="00D0703E">
        <w:rPr>
          <w:rFonts w:ascii="Arial" w:hAnsi="Arial" w:cs="Arial"/>
          <w:b/>
        </w:rPr>
        <w:t>Supplier’s Manager</w:t>
      </w:r>
      <w:r w:rsidRPr="00D0703E">
        <w:rPr>
          <w:rFonts w:ascii="Arial" w:hAnsi="Arial" w:cs="Arial"/>
        </w:rPr>
        <w:t xml:space="preserve">), and the person designated by </w:t>
      </w:r>
      <w:r w:rsidR="007B606C" w:rsidRPr="00D0703E">
        <w:rPr>
          <w:rFonts w:ascii="Arial" w:hAnsi="Arial" w:cs="Arial"/>
        </w:rPr>
        <w:t>Tiger</w:t>
      </w:r>
      <w:r w:rsidRPr="00D0703E">
        <w:rPr>
          <w:rFonts w:ascii="Arial" w:hAnsi="Arial" w:cs="Arial"/>
        </w:rPr>
        <w:t xml:space="preserve"> as its representative (the </w:t>
      </w:r>
      <w:r w:rsidR="007B606C" w:rsidRPr="00D0703E">
        <w:rPr>
          <w:rFonts w:ascii="Arial" w:hAnsi="Arial" w:cs="Arial"/>
          <w:b/>
        </w:rPr>
        <w:t>Tiger</w:t>
      </w:r>
      <w:r w:rsidRPr="00D0703E">
        <w:rPr>
          <w:rFonts w:ascii="Arial" w:hAnsi="Arial" w:cs="Arial"/>
          <w:b/>
        </w:rPr>
        <w:t xml:space="preserve"> Manager</w:t>
      </w:r>
      <w:r w:rsidRPr="00D0703E">
        <w:rPr>
          <w:rFonts w:ascii="Arial" w:hAnsi="Arial" w:cs="Arial"/>
        </w:rPr>
        <w:t>), being</w:t>
      </w:r>
      <w:r w:rsidR="00F5556D" w:rsidRPr="00D0703E">
        <w:rPr>
          <w:rFonts w:ascii="Arial" w:hAnsi="Arial" w:cs="Arial"/>
        </w:rPr>
        <w:t xml:space="preserve">: </w:t>
      </w:r>
      <w:bookmarkEnd w:id="59"/>
      <w:r w:rsidRPr="00D0703E">
        <w:rPr>
          <w:rFonts w:ascii="Arial" w:hAnsi="Arial" w:cs="Arial"/>
        </w:rPr>
        <w:t xml:space="preserve">(i) the Supplier’s Manager: </w:t>
      </w:r>
      <w:r w:rsidR="00C70C1A" w:rsidRPr="00D0703E">
        <w:rPr>
          <w:rFonts w:ascii="Arial" w:hAnsi="Arial" w:cs="Arial"/>
          <w:i/>
        </w:rPr>
        <w:t>Business Development</w:t>
      </w:r>
      <w:r w:rsidR="00A802E8" w:rsidRPr="00D0703E">
        <w:rPr>
          <w:rFonts w:ascii="Arial" w:hAnsi="Arial" w:cs="Arial"/>
          <w:i/>
        </w:rPr>
        <w:t xml:space="preserve"> Director</w:t>
      </w:r>
      <w:r w:rsidRPr="00D0703E">
        <w:rPr>
          <w:rFonts w:ascii="Arial" w:hAnsi="Arial" w:cs="Arial"/>
        </w:rPr>
        <w:t xml:space="preserve">; and (ii) the </w:t>
      </w:r>
      <w:r w:rsidR="007B606C" w:rsidRPr="00D0703E">
        <w:rPr>
          <w:rFonts w:ascii="Arial" w:hAnsi="Arial" w:cs="Arial"/>
        </w:rPr>
        <w:t>Tiger</w:t>
      </w:r>
      <w:r w:rsidRPr="00D0703E">
        <w:rPr>
          <w:rFonts w:ascii="Arial" w:hAnsi="Arial" w:cs="Arial"/>
        </w:rPr>
        <w:t xml:space="preserve"> Manager:</w:t>
      </w:r>
      <w:r w:rsidR="00C635E4" w:rsidRPr="00D0703E">
        <w:rPr>
          <w:rFonts w:ascii="Arial" w:hAnsi="Arial" w:cs="Arial"/>
        </w:rPr>
        <w:t xml:space="preserve"> </w:t>
      </w:r>
      <w:r w:rsidR="000F6198">
        <w:rPr>
          <w:rFonts w:ascii="Arial" w:hAnsi="Arial" w:cs="Arial"/>
          <w:i/>
        </w:rPr>
        <w:t>Sanjay Premraj</w:t>
      </w:r>
      <w:r w:rsidR="00DB5D65" w:rsidRPr="00D0703E">
        <w:rPr>
          <w:rFonts w:ascii="Arial" w:hAnsi="Arial" w:cs="Arial"/>
          <w:i/>
        </w:rPr>
        <w:t xml:space="preserve">, </w:t>
      </w:r>
      <w:r w:rsidR="00C635E4" w:rsidRPr="00D0703E">
        <w:rPr>
          <w:rFonts w:ascii="Arial" w:hAnsi="Arial" w:cs="Arial"/>
          <w:i/>
        </w:rPr>
        <w:t>Cate</w:t>
      </w:r>
      <w:r w:rsidR="00DB5D65" w:rsidRPr="00D0703E">
        <w:rPr>
          <w:rFonts w:ascii="Arial" w:hAnsi="Arial" w:cs="Arial"/>
          <w:i/>
        </w:rPr>
        <w:t>gory Manager</w:t>
      </w:r>
      <w:r w:rsidR="00DB5D65" w:rsidRPr="00D0703E">
        <w:rPr>
          <w:rFonts w:ascii="Arial" w:hAnsi="Arial" w:cs="Arial"/>
        </w:rPr>
        <w:t>.</w:t>
      </w:r>
      <w:bookmarkEnd w:id="60"/>
    </w:p>
    <w:p w14:paraId="54050305" w14:textId="7B207CA7" w:rsidR="00702100" w:rsidRPr="00D0703E" w:rsidRDefault="00702100" w:rsidP="00580462">
      <w:pPr>
        <w:pStyle w:val="BowLevel2HeadingAltA"/>
        <w:numPr>
          <w:ilvl w:val="1"/>
          <w:numId w:val="51"/>
        </w:numPr>
        <w:rPr>
          <w:rFonts w:ascii="Arial" w:hAnsi="Arial" w:cs="Arial"/>
        </w:rPr>
      </w:pPr>
      <w:r w:rsidRPr="00D0703E">
        <w:rPr>
          <w:rFonts w:ascii="Arial" w:hAnsi="Arial" w:cs="Arial"/>
        </w:rPr>
        <w:t xml:space="preserve">For the purposes of clause </w:t>
      </w:r>
      <w:r w:rsidRPr="00D0703E">
        <w:rPr>
          <w:rFonts w:ascii="Arial" w:hAnsi="Arial" w:cs="Arial"/>
        </w:rPr>
        <w:fldChar w:fldCharType="begin"/>
      </w:r>
      <w:r w:rsidRPr="00D0703E">
        <w:rPr>
          <w:rFonts w:ascii="Arial" w:hAnsi="Arial" w:cs="Arial"/>
        </w:rPr>
        <w:instrText xml:space="preserve"> REF _Ref473202429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w:t>
      </w:r>
      <w:del w:id="61" w:author="Rodney Nel" w:date="2023-05-03T10:18:00Z">
        <w:r w:rsidR="007268D1" w:rsidDel="00565083">
          <w:rPr>
            <w:rFonts w:ascii="Arial" w:hAnsi="Arial" w:cs="Arial"/>
          </w:rPr>
          <w:delText>4</w:delText>
        </w:r>
      </w:del>
      <w:ins w:id="62" w:author="Rodney Nel" w:date="2023-05-03T10:18:00Z">
        <w:r w:rsidR="00565083">
          <w:rPr>
            <w:rFonts w:ascii="Arial" w:hAnsi="Arial" w:cs="Arial"/>
          </w:rPr>
          <w:t>3</w:t>
        </w:r>
      </w:ins>
      <w:r w:rsidR="007268D1">
        <w:rPr>
          <w:rFonts w:ascii="Arial" w:hAnsi="Arial" w:cs="Arial"/>
        </w:rPr>
        <w:t>.1</w:t>
      </w:r>
      <w:r w:rsidRPr="00D0703E">
        <w:rPr>
          <w:rFonts w:ascii="Arial" w:hAnsi="Arial" w:cs="Arial"/>
        </w:rPr>
        <w:fldChar w:fldCharType="end"/>
      </w:r>
      <w:r w:rsidRPr="00D0703E">
        <w:rPr>
          <w:rFonts w:ascii="Arial" w:hAnsi="Arial" w:cs="Arial"/>
        </w:rPr>
        <w:t xml:space="preserve">, a Party may change its Manager at any time by notifying the other Party in writing, provided that the Supplier's Manager must at all times be a person with sufficient skill and experience </w:t>
      </w:r>
      <w:r w:rsidRPr="00D0703E">
        <w:rPr>
          <w:rFonts w:ascii="Arial" w:hAnsi="Arial" w:cs="Arial"/>
        </w:rPr>
        <w:lastRenderedPageBreak/>
        <w:t>to ensure that Supplier’s performance of its obligations is consistent with what is required of the Supplier under the Agreement.</w:t>
      </w:r>
    </w:p>
    <w:p w14:paraId="7514B4C1" w14:textId="71B46CB9" w:rsidR="001C42AD" w:rsidRPr="00D0703E" w:rsidRDefault="00702100" w:rsidP="00580462">
      <w:pPr>
        <w:pStyle w:val="BowLevel2HeadingAltA"/>
        <w:numPr>
          <w:ilvl w:val="1"/>
          <w:numId w:val="51"/>
        </w:numPr>
        <w:rPr>
          <w:rFonts w:ascii="Arial" w:hAnsi="Arial" w:cs="Arial"/>
        </w:rPr>
      </w:pPr>
      <w:r w:rsidRPr="00D0703E">
        <w:rPr>
          <w:rFonts w:ascii="Arial" w:hAnsi="Arial" w:cs="Arial"/>
        </w:rPr>
        <w:t xml:space="preserve">The role of the Managers shall be to, on behalf of their respective principals, co-ordinate, oversee and manage the supply and </w:t>
      </w:r>
      <w:r w:rsidR="00932749" w:rsidRPr="00D0703E">
        <w:rPr>
          <w:rFonts w:ascii="Arial" w:hAnsi="Arial" w:cs="Arial"/>
        </w:rPr>
        <w:t>purchase</w:t>
      </w:r>
      <w:r w:rsidRPr="00D0703E">
        <w:rPr>
          <w:rFonts w:ascii="Arial" w:hAnsi="Arial" w:cs="Arial"/>
        </w:rPr>
        <w:t xml:space="preserve"> of the </w:t>
      </w:r>
      <w:r w:rsidR="00E73A78" w:rsidRPr="00D0703E">
        <w:rPr>
          <w:rFonts w:ascii="Arial" w:hAnsi="Arial" w:cs="Arial"/>
        </w:rPr>
        <w:t>Ingredients</w:t>
      </w:r>
      <w:r w:rsidRPr="00D0703E">
        <w:rPr>
          <w:rFonts w:ascii="Arial" w:hAnsi="Arial" w:cs="Arial"/>
        </w:rPr>
        <w:t>, and to resolve any disagreements or disputes arising between the Parties in respect of the Agreement.</w:t>
      </w:r>
      <w:bookmarkStart w:id="63" w:name="_Ref473234107"/>
      <w:r w:rsidRPr="00D0703E">
        <w:rPr>
          <w:rFonts w:ascii="Arial" w:hAnsi="Arial" w:cs="Arial"/>
        </w:rPr>
        <w:t xml:space="preserve"> The Parties shall procure that their respective Managers shall meet regularly and at least once every </w:t>
      </w:r>
      <w:r w:rsidR="00DD1390" w:rsidRPr="00D0703E">
        <w:rPr>
          <w:rFonts w:ascii="Arial" w:hAnsi="Arial" w:cs="Arial"/>
        </w:rPr>
        <w:t>quarter or at such other time as agreed between the Parties</w:t>
      </w:r>
      <w:r w:rsidRPr="00D0703E">
        <w:rPr>
          <w:rFonts w:ascii="Arial" w:hAnsi="Arial" w:cs="Arial"/>
        </w:rPr>
        <w:t>, for the purpose of considering any issues arising out of the performance of the Agreement, and any other issues arising under or in connection with the Agreement. For agenda-setting purposes, each Party must give the other at least 5 (five) Business Days’ notice of any matters which it wants to have discussed at the next meeting.</w:t>
      </w:r>
      <w:bookmarkEnd w:id="63"/>
    </w:p>
    <w:p w14:paraId="3667405B" w14:textId="77777777" w:rsidR="00F65412" w:rsidRPr="00D0703E" w:rsidRDefault="00F65412" w:rsidP="00F65412">
      <w:pPr>
        <w:pStyle w:val="BowLevel1HeadingAltQ"/>
        <w:rPr>
          <w:rFonts w:ascii="Arial" w:hAnsi="Arial" w:cs="Arial"/>
        </w:rPr>
      </w:pPr>
      <w:bookmarkStart w:id="64" w:name="_Ref504519122"/>
      <w:bookmarkStart w:id="65" w:name="_Toc506215777"/>
      <w:r w:rsidRPr="00D0703E">
        <w:rPr>
          <w:rFonts w:ascii="Arial" w:hAnsi="Arial" w:cs="Arial"/>
        </w:rPr>
        <w:t>INTELLECTUAL PROPERTY</w:t>
      </w:r>
      <w:bookmarkEnd w:id="58"/>
      <w:bookmarkEnd w:id="64"/>
      <w:bookmarkEnd w:id="65"/>
      <w:r w:rsidRPr="00D0703E">
        <w:rPr>
          <w:rFonts w:ascii="Arial" w:hAnsi="Arial" w:cs="Arial"/>
        </w:rPr>
        <w:t xml:space="preserve">  </w:t>
      </w:r>
    </w:p>
    <w:p w14:paraId="321CC0CC" w14:textId="09BA904D" w:rsidR="00487DD6" w:rsidRPr="00D0703E" w:rsidRDefault="00316755" w:rsidP="00330C16">
      <w:pPr>
        <w:pStyle w:val="BowLevel2HeadingAltA"/>
        <w:rPr>
          <w:rFonts w:ascii="Arial" w:hAnsi="Arial" w:cs="Arial"/>
        </w:rPr>
      </w:pPr>
      <w:r w:rsidRPr="00D0703E">
        <w:rPr>
          <w:rFonts w:ascii="Arial" w:hAnsi="Arial" w:cs="Arial"/>
        </w:rPr>
        <w:t>Nothing in th</w:t>
      </w:r>
      <w:r w:rsidR="00A06612" w:rsidRPr="00D0703E">
        <w:rPr>
          <w:rFonts w:ascii="Arial" w:hAnsi="Arial" w:cs="Arial"/>
        </w:rPr>
        <w:t>e</w:t>
      </w:r>
      <w:r w:rsidRPr="00D0703E">
        <w:rPr>
          <w:rFonts w:ascii="Arial" w:hAnsi="Arial" w:cs="Arial"/>
        </w:rPr>
        <w:t xml:space="preserve"> Agreement shall give the Supplier any right, title or interest in</w:t>
      </w:r>
      <w:r w:rsidR="00487DD6" w:rsidRPr="00D0703E">
        <w:rPr>
          <w:rFonts w:ascii="Arial" w:hAnsi="Arial" w:cs="Arial"/>
        </w:rPr>
        <w:t>, or constitute the Supplier as owner, part owner or licensee of,</w:t>
      </w:r>
      <w:r w:rsidRPr="00D0703E">
        <w:rPr>
          <w:rFonts w:ascii="Arial" w:hAnsi="Arial" w:cs="Arial"/>
        </w:rPr>
        <w:t xml:space="preserve"> any </w:t>
      </w:r>
      <w:r w:rsidR="00330C16" w:rsidRPr="00D0703E">
        <w:rPr>
          <w:rFonts w:ascii="Arial" w:hAnsi="Arial" w:cs="Arial"/>
        </w:rPr>
        <w:t>intellectual property rights (including know-how, logos, patents, utility models, rights to inventions, copyright and related rights, trademarks and service marks, business names and domain names, rights in designs, rights in drawings, rights in get-up, rights to use, the right to sue for passing off or unfair competition, or other intellectual property rights, in each case whether registered or unregistered and including all applications and rights to apply for and be granted, renewals or extensions of, and rights to claim priority from, such rights) (</w:t>
      </w:r>
      <w:r w:rsidR="00330C16" w:rsidRPr="00D0703E">
        <w:rPr>
          <w:rFonts w:ascii="Arial" w:hAnsi="Arial" w:cs="Arial"/>
          <w:b/>
        </w:rPr>
        <w:t>IP Rights</w:t>
      </w:r>
      <w:r w:rsidR="00330C16" w:rsidRPr="00D0703E">
        <w:rPr>
          <w:rFonts w:ascii="Arial" w:hAnsi="Arial" w:cs="Arial"/>
        </w:rPr>
        <w:t xml:space="preserve">) </w:t>
      </w:r>
      <w:r w:rsidRPr="00D0703E">
        <w:rPr>
          <w:rFonts w:ascii="Arial" w:hAnsi="Arial" w:cs="Arial"/>
        </w:rPr>
        <w:t xml:space="preserve">belonging to </w:t>
      </w:r>
      <w:r w:rsidR="007B606C" w:rsidRPr="00D0703E">
        <w:rPr>
          <w:rFonts w:ascii="Arial" w:hAnsi="Arial" w:cs="Arial"/>
        </w:rPr>
        <w:t>Tiger</w:t>
      </w:r>
      <w:r w:rsidR="00330C16" w:rsidRPr="00D0703E">
        <w:rPr>
          <w:rFonts w:ascii="Arial" w:hAnsi="Arial" w:cs="Arial"/>
        </w:rPr>
        <w:t xml:space="preserve"> </w:t>
      </w:r>
      <w:r w:rsidR="003A3DC2" w:rsidRPr="00D0703E">
        <w:rPr>
          <w:rFonts w:ascii="Arial" w:hAnsi="Arial" w:cs="Arial"/>
        </w:rPr>
        <w:t>and disclosed</w:t>
      </w:r>
      <w:r w:rsidR="00152292" w:rsidRPr="00D0703E">
        <w:rPr>
          <w:rFonts w:ascii="Arial" w:hAnsi="Arial" w:cs="Arial"/>
        </w:rPr>
        <w:t xml:space="preserve"> or made available</w:t>
      </w:r>
      <w:r w:rsidR="003A3DC2" w:rsidRPr="00D0703E">
        <w:rPr>
          <w:rFonts w:ascii="Arial" w:hAnsi="Arial" w:cs="Arial"/>
        </w:rPr>
        <w:t xml:space="preserve"> to the Supplier for the purposes of performing its obligations under th</w:t>
      </w:r>
      <w:r w:rsidR="00A06612" w:rsidRPr="00D0703E">
        <w:rPr>
          <w:rFonts w:ascii="Arial" w:hAnsi="Arial" w:cs="Arial"/>
        </w:rPr>
        <w:t>e</w:t>
      </w:r>
      <w:r w:rsidR="003A3DC2" w:rsidRPr="00D0703E">
        <w:rPr>
          <w:rFonts w:ascii="Arial" w:hAnsi="Arial" w:cs="Arial"/>
        </w:rPr>
        <w:t xml:space="preserve"> Agreement</w:t>
      </w:r>
      <w:r w:rsidR="00487DD6" w:rsidRPr="00D0703E">
        <w:rPr>
          <w:rFonts w:ascii="Arial" w:hAnsi="Arial" w:cs="Arial"/>
        </w:rPr>
        <w:t>.</w:t>
      </w:r>
    </w:p>
    <w:p w14:paraId="49EC8BBE" w14:textId="6702EA01" w:rsidR="00DF1CD9" w:rsidRPr="00D0703E" w:rsidRDefault="00DF1CD9">
      <w:pPr>
        <w:pStyle w:val="BowLevel2HeadingAltA"/>
        <w:rPr>
          <w:rFonts w:ascii="Arial" w:hAnsi="Arial" w:cs="Arial"/>
        </w:rPr>
      </w:pPr>
      <w:r w:rsidRPr="00D0703E">
        <w:rPr>
          <w:rFonts w:ascii="Arial" w:hAnsi="Arial" w:cs="Arial"/>
        </w:rPr>
        <w:t>if the Supplier makes any improvements, enhancements, modifications, adaptions and/or other developments (</w:t>
      </w:r>
      <w:r w:rsidRPr="00D0703E">
        <w:rPr>
          <w:rFonts w:ascii="Arial" w:hAnsi="Arial" w:cs="Arial"/>
          <w:b/>
        </w:rPr>
        <w:t>Developments</w:t>
      </w:r>
      <w:r w:rsidRPr="00D0703E">
        <w:rPr>
          <w:rFonts w:ascii="Arial" w:hAnsi="Arial" w:cs="Arial"/>
        </w:rPr>
        <w:t>) to the IP Rights, the Supplier shall promptly inform Tiger in writing of such Developments and shall assign or procure the assignment of, for no additional consideration, the IP Rights in and to such Developments to Tiger or its nominated affiliate, and shall; assist Tiger or such affiliate in obtaining any protection which Tiger may deem necessary for the protection of the Developments;</w:t>
      </w:r>
    </w:p>
    <w:p w14:paraId="141D0E81" w14:textId="6C67170F" w:rsidR="00F43AE2" w:rsidRPr="00D0703E" w:rsidRDefault="003A3DC2" w:rsidP="00316755">
      <w:pPr>
        <w:pStyle w:val="BowLevel2HeadingAltA"/>
        <w:rPr>
          <w:rFonts w:ascii="Arial" w:hAnsi="Arial" w:cs="Arial"/>
        </w:rPr>
      </w:pPr>
      <w:r w:rsidRPr="00D0703E">
        <w:rPr>
          <w:rFonts w:ascii="Arial" w:hAnsi="Arial" w:cs="Arial"/>
        </w:rPr>
        <w:t xml:space="preserve">The Supplier shall not, except with the prior written consent of </w:t>
      </w:r>
      <w:r w:rsidR="007B606C" w:rsidRPr="00D0703E">
        <w:rPr>
          <w:rFonts w:ascii="Arial" w:hAnsi="Arial" w:cs="Arial"/>
        </w:rPr>
        <w:t>Tiger</w:t>
      </w:r>
      <w:r w:rsidRPr="00D0703E">
        <w:rPr>
          <w:rFonts w:ascii="Arial" w:hAnsi="Arial" w:cs="Arial"/>
        </w:rPr>
        <w:t xml:space="preserve"> (other than strictly for the sole purpose of performing its obligations under th</w:t>
      </w:r>
      <w:r w:rsidR="00A06612" w:rsidRPr="00D0703E">
        <w:rPr>
          <w:rFonts w:ascii="Arial" w:hAnsi="Arial" w:cs="Arial"/>
        </w:rPr>
        <w:t>e</w:t>
      </w:r>
      <w:r w:rsidRPr="00D0703E">
        <w:rPr>
          <w:rFonts w:ascii="Arial" w:hAnsi="Arial" w:cs="Arial"/>
        </w:rPr>
        <w:t xml:space="preserve"> Agreement) during or after the expiry of the Term for any reason whatsoever, directly or indirectly use, exploit, dispose of, deal with</w:t>
      </w:r>
      <w:r w:rsidR="00011099" w:rsidRPr="00D0703E">
        <w:rPr>
          <w:rFonts w:ascii="Arial" w:hAnsi="Arial" w:cs="Arial"/>
        </w:rPr>
        <w:t>,</w:t>
      </w:r>
      <w:r w:rsidRPr="00D0703E">
        <w:rPr>
          <w:rFonts w:ascii="Arial" w:hAnsi="Arial" w:cs="Arial"/>
        </w:rPr>
        <w:t xml:space="preserve"> and/or register (whether for its own benefit or that of a third party) in any manner whatsoever any of the IP Rights</w:t>
      </w:r>
      <w:r w:rsidR="00011099" w:rsidRPr="00D0703E">
        <w:rPr>
          <w:rFonts w:ascii="Arial" w:hAnsi="Arial" w:cs="Arial"/>
        </w:rPr>
        <w:t xml:space="preserve"> be</w:t>
      </w:r>
      <w:r w:rsidR="00415AFC" w:rsidRPr="00D0703E">
        <w:rPr>
          <w:rFonts w:ascii="Arial" w:hAnsi="Arial" w:cs="Arial"/>
        </w:rPr>
        <w:t xml:space="preserve">longing to </w:t>
      </w:r>
      <w:r w:rsidR="007B606C" w:rsidRPr="00D0703E">
        <w:rPr>
          <w:rFonts w:ascii="Arial" w:hAnsi="Arial" w:cs="Arial"/>
        </w:rPr>
        <w:t>Tiger</w:t>
      </w:r>
      <w:r w:rsidR="00415AFC" w:rsidRPr="00D0703E">
        <w:rPr>
          <w:rFonts w:ascii="Arial" w:hAnsi="Arial" w:cs="Arial"/>
        </w:rPr>
        <w:t xml:space="preserve"> or its a</w:t>
      </w:r>
      <w:r w:rsidR="00011099" w:rsidRPr="00D0703E">
        <w:rPr>
          <w:rFonts w:ascii="Arial" w:hAnsi="Arial" w:cs="Arial"/>
        </w:rPr>
        <w:t>ffiliates</w:t>
      </w:r>
      <w:r w:rsidRPr="00D0703E">
        <w:rPr>
          <w:rFonts w:ascii="Arial" w:hAnsi="Arial" w:cs="Arial"/>
        </w:rPr>
        <w:t xml:space="preserve">. </w:t>
      </w:r>
    </w:p>
    <w:p w14:paraId="7718BA12" w14:textId="6DE2B768" w:rsidR="00152292" w:rsidRPr="00D0703E" w:rsidRDefault="003A3DC2">
      <w:pPr>
        <w:pStyle w:val="BowLevel2HeadingAltA"/>
        <w:rPr>
          <w:rFonts w:ascii="Arial" w:hAnsi="Arial" w:cs="Arial"/>
        </w:rPr>
      </w:pPr>
      <w:r w:rsidRPr="00D0703E">
        <w:rPr>
          <w:rFonts w:ascii="Arial" w:hAnsi="Arial" w:cs="Arial"/>
        </w:rPr>
        <w:t xml:space="preserve">The Supplier shall exercise such rights and authority as may be granted to it directly by </w:t>
      </w:r>
      <w:r w:rsidR="007B606C" w:rsidRPr="00D0703E">
        <w:rPr>
          <w:rFonts w:ascii="Arial" w:hAnsi="Arial" w:cs="Arial"/>
        </w:rPr>
        <w:t>Tiger</w:t>
      </w:r>
      <w:r w:rsidRPr="00D0703E">
        <w:rPr>
          <w:rFonts w:ascii="Arial" w:hAnsi="Arial" w:cs="Arial"/>
        </w:rPr>
        <w:t xml:space="preserve"> for the purposes of</w:t>
      </w:r>
      <w:r w:rsidR="005B421F" w:rsidRPr="00D0703E">
        <w:rPr>
          <w:rFonts w:ascii="Arial" w:hAnsi="Arial" w:cs="Arial"/>
        </w:rPr>
        <w:t xml:space="preserve"> reflecting the IP Rights of </w:t>
      </w:r>
      <w:r w:rsidR="007B606C" w:rsidRPr="00D0703E">
        <w:rPr>
          <w:rFonts w:ascii="Arial" w:hAnsi="Arial" w:cs="Arial"/>
        </w:rPr>
        <w:t>Tiger</w:t>
      </w:r>
      <w:r w:rsidR="00011099" w:rsidRPr="00D0703E">
        <w:rPr>
          <w:rFonts w:ascii="Arial" w:hAnsi="Arial" w:cs="Arial"/>
        </w:rPr>
        <w:t xml:space="preserve"> or its </w:t>
      </w:r>
      <w:r w:rsidR="00415AFC" w:rsidRPr="00D0703E">
        <w:rPr>
          <w:rFonts w:ascii="Arial" w:hAnsi="Arial" w:cs="Arial"/>
        </w:rPr>
        <w:t>a</w:t>
      </w:r>
      <w:r w:rsidR="00011099" w:rsidRPr="00D0703E">
        <w:rPr>
          <w:rFonts w:ascii="Arial" w:hAnsi="Arial" w:cs="Arial"/>
        </w:rPr>
        <w:t>ffiliates</w:t>
      </w:r>
      <w:r w:rsidR="005B421F" w:rsidRPr="00D0703E">
        <w:rPr>
          <w:rFonts w:ascii="Arial" w:hAnsi="Arial" w:cs="Arial"/>
        </w:rPr>
        <w:t xml:space="preserve"> on the </w:t>
      </w:r>
      <w:r w:rsidR="00E73A78" w:rsidRPr="00D0703E">
        <w:rPr>
          <w:rFonts w:ascii="Arial" w:hAnsi="Arial" w:cs="Arial"/>
        </w:rPr>
        <w:t>Ingredients</w:t>
      </w:r>
      <w:r w:rsidR="005B421F" w:rsidRPr="00D0703E">
        <w:rPr>
          <w:rFonts w:ascii="Arial" w:hAnsi="Arial" w:cs="Arial"/>
        </w:rPr>
        <w:t>.</w:t>
      </w:r>
    </w:p>
    <w:p w14:paraId="6962E6A2" w14:textId="071BCD09" w:rsidR="00487DD6" w:rsidRPr="00D0703E" w:rsidRDefault="005B421F" w:rsidP="00316755">
      <w:pPr>
        <w:pStyle w:val="BowLevel2HeadingAltA"/>
        <w:rPr>
          <w:rFonts w:ascii="Arial" w:hAnsi="Arial" w:cs="Arial"/>
        </w:rPr>
      </w:pPr>
      <w:r w:rsidRPr="00D0703E">
        <w:rPr>
          <w:rFonts w:ascii="Arial" w:hAnsi="Arial" w:cs="Arial"/>
        </w:rPr>
        <w:t xml:space="preserve">The Supplier undertakes that it will not do or permit anything to be done which may in any way impair the rights of </w:t>
      </w:r>
      <w:r w:rsidR="007B606C" w:rsidRPr="00D0703E">
        <w:rPr>
          <w:rFonts w:ascii="Arial" w:hAnsi="Arial" w:cs="Arial"/>
        </w:rPr>
        <w:t>Tiger</w:t>
      </w:r>
      <w:r w:rsidR="00415AFC" w:rsidRPr="00D0703E">
        <w:rPr>
          <w:rFonts w:ascii="Arial" w:hAnsi="Arial" w:cs="Arial"/>
        </w:rPr>
        <w:t xml:space="preserve"> (or its a</w:t>
      </w:r>
      <w:r w:rsidR="00011099" w:rsidRPr="00D0703E">
        <w:rPr>
          <w:rFonts w:ascii="Arial" w:hAnsi="Arial" w:cs="Arial"/>
        </w:rPr>
        <w:t>ffiliates)</w:t>
      </w:r>
      <w:r w:rsidRPr="00D0703E">
        <w:rPr>
          <w:rFonts w:ascii="Arial" w:hAnsi="Arial" w:cs="Arial"/>
        </w:rPr>
        <w:t xml:space="preserve"> in or to the IP Rights or the goodwill attaching thereto. </w:t>
      </w:r>
    </w:p>
    <w:p w14:paraId="1236CFAA" w14:textId="24067D75" w:rsidR="00487DD6" w:rsidRPr="00D0703E" w:rsidRDefault="00487DD6" w:rsidP="00316755">
      <w:pPr>
        <w:pStyle w:val="BowLevel2HeadingAltA"/>
        <w:rPr>
          <w:rFonts w:ascii="Arial" w:hAnsi="Arial" w:cs="Arial"/>
        </w:rPr>
      </w:pPr>
      <w:r w:rsidRPr="00D0703E">
        <w:rPr>
          <w:rFonts w:ascii="Arial" w:hAnsi="Arial" w:cs="Arial"/>
        </w:rPr>
        <w:t xml:space="preserve">The Supplier shall promptly notify </w:t>
      </w:r>
      <w:r w:rsidR="007B606C" w:rsidRPr="00D0703E">
        <w:rPr>
          <w:rFonts w:ascii="Arial" w:hAnsi="Arial" w:cs="Arial"/>
        </w:rPr>
        <w:t>Tiger</w:t>
      </w:r>
      <w:r w:rsidRPr="00D0703E">
        <w:rPr>
          <w:rFonts w:ascii="Arial" w:hAnsi="Arial" w:cs="Arial"/>
        </w:rPr>
        <w:t xml:space="preserve"> of any use by it or a third party of any IP Rights</w:t>
      </w:r>
      <w:r w:rsidR="00011099" w:rsidRPr="00D0703E">
        <w:rPr>
          <w:rFonts w:ascii="Arial" w:hAnsi="Arial" w:cs="Arial"/>
        </w:rPr>
        <w:t xml:space="preserve"> be</w:t>
      </w:r>
      <w:r w:rsidR="00415AFC" w:rsidRPr="00D0703E">
        <w:rPr>
          <w:rFonts w:ascii="Arial" w:hAnsi="Arial" w:cs="Arial"/>
        </w:rPr>
        <w:t xml:space="preserve">longing to </w:t>
      </w:r>
      <w:r w:rsidR="007B606C" w:rsidRPr="00D0703E">
        <w:rPr>
          <w:rFonts w:ascii="Arial" w:hAnsi="Arial" w:cs="Arial"/>
        </w:rPr>
        <w:t>Tiger</w:t>
      </w:r>
      <w:r w:rsidR="00415AFC" w:rsidRPr="00D0703E">
        <w:rPr>
          <w:rFonts w:ascii="Arial" w:hAnsi="Arial" w:cs="Arial"/>
        </w:rPr>
        <w:t xml:space="preserve"> or its a</w:t>
      </w:r>
      <w:r w:rsidR="00011099" w:rsidRPr="00D0703E">
        <w:rPr>
          <w:rFonts w:ascii="Arial" w:hAnsi="Arial" w:cs="Arial"/>
        </w:rPr>
        <w:t xml:space="preserve">ffiliates which might amount to </w:t>
      </w:r>
      <w:r w:rsidR="00FD2C54" w:rsidRPr="00D0703E">
        <w:rPr>
          <w:rFonts w:ascii="Arial" w:hAnsi="Arial" w:cs="Arial"/>
        </w:rPr>
        <w:t>an</w:t>
      </w:r>
      <w:r w:rsidR="00011099" w:rsidRPr="00D0703E">
        <w:rPr>
          <w:rFonts w:ascii="Arial" w:hAnsi="Arial" w:cs="Arial"/>
        </w:rPr>
        <w:t xml:space="preserve"> infringement of such IP Rights, unfair competition or passing off. </w:t>
      </w:r>
      <w:r w:rsidR="00997903" w:rsidRPr="00D0703E">
        <w:rPr>
          <w:rFonts w:ascii="Arial" w:hAnsi="Arial" w:cs="Arial"/>
        </w:rPr>
        <w:t>For the avoidance of doubt, this provision does</w:t>
      </w:r>
      <w:r w:rsidR="005F7A8D" w:rsidRPr="00D0703E">
        <w:rPr>
          <w:rFonts w:ascii="Arial" w:hAnsi="Arial" w:cs="Arial"/>
        </w:rPr>
        <w:t xml:space="preserve"> not require the admission of any</w:t>
      </w:r>
      <w:r w:rsidR="00997903" w:rsidRPr="00D0703E">
        <w:rPr>
          <w:rFonts w:ascii="Arial" w:hAnsi="Arial" w:cs="Arial"/>
        </w:rPr>
        <w:t xml:space="preserve"> guilt</w:t>
      </w:r>
      <w:r w:rsidR="005F7A8D" w:rsidRPr="00D0703E">
        <w:rPr>
          <w:rFonts w:ascii="Arial" w:hAnsi="Arial" w:cs="Arial"/>
        </w:rPr>
        <w:t xml:space="preserve"> by the Supplier</w:t>
      </w:r>
      <w:r w:rsidR="00997903" w:rsidRPr="00D0703E">
        <w:rPr>
          <w:rFonts w:ascii="Arial" w:hAnsi="Arial" w:cs="Arial"/>
        </w:rPr>
        <w:t xml:space="preserve">, but does require the prompt notification of </w:t>
      </w:r>
      <w:r w:rsidR="007B606C" w:rsidRPr="00D0703E">
        <w:rPr>
          <w:rFonts w:ascii="Arial" w:hAnsi="Arial" w:cs="Arial"/>
        </w:rPr>
        <w:t>Tiger</w:t>
      </w:r>
      <w:r w:rsidR="00997903" w:rsidRPr="00D0703E">
        <w:rPr>
          <w:rFonts w:ascii="Arial" w:hAnsi="Arial" w:cs="Arial"/>
        </w:rPr>
        <w:t xml:space="preserve"> in order to enable it to take appropriate action. </w:t>
      </w:r>
    </w:p>
    <w:p w14:paraId="75CF3E94" w14:textId="063640B3" w:rsidR="009E7BE0" w:rsidRPr="00D0703E" w:rsidRDefault="00C614F4" w:rsidP="00316755">
      <w:pPr>
        <w:pStyle w:val="BowLevel2HeadingAltA"/>
        <w:rPr>
          <w:rFonts w:ascii="Arial" w:hAnsi="Arial" w:cs="Arial"/>
        </w:rPr>
      </w:pPr>
      <w:bookmarkStart w:id="66" w:name="_Ref503191470"/>
      <w:r w:rsidRPr="00D0703E">
        <w:rPr>
          <w:rFonts w:ascii="Arial" w:hAnsi="Arial" w:cs="Arial"/>
        </w:rPr>
        <w:t>Upon termination of the</w:t>
      </w:r>
      <w:r w:rsidR="00152292" w:rsidRPr="00D0703E">
        <w:rPr>
          <w:rFonts w:ascii="Arial" w:hAnsi="Arial" w:cs="Arial"/>
        </w:rPr>
        <w:t xml:space="preserve"> Agreement, the Supplier shall immediately cease to use any of the IP Rights belonging to </w:t>
      </w:r>
      <w:r w:rsidR="007B606C" w:rsidRPr="00D0703E">
        <w:rPr>
          <w:rFonts w:ascii="Arial" w:hAnsi="Arial" w:cs="Arial"/>
        </w:rPr>
        <w:t>Tiger</w:t>
      </w:r>
      <w:r w:rsidR="00152292" w:rsidRPr="00D0703E">
        <w:rPr>
          <w:rFonts w:ascii="Arial" w:hAnsi="Arial" w:cs="Arial"/>
        </w:rPr>
        <w:t xml:space="preserve">.  </w:t>
      </w:r>
    </w:p>
    <w:p w14:paraId="5BC95511" w14:textId="5A00C076" w:rsidR="00997903" w:rsidRPr="00D0703E" w:rsidRDefault="00997903" w:rsidP="00316755">
      <w:pPr>
        <w:pStyle w:val="BowLevel2HeadingAltA"/>
        <w:rPr>
          <w:rFonts w:ascii="Arial" w:hAnsi="Arial" w:cs="Arial"/>
        </w:rPr>
      </w:pPr>
      <w:r w:rsidRPr="00D0703E">
        <w:rPr>
          <w:rFonts w:ascii="Arial" w:hAnsi="Arial" w:cs="Arial"/>
        </w:rPr>
        <w:t>The provisions of this clause</w:t>
      </w:r>
      <w:bookmarkEnd w:id="66"/>
      <w:r w:rsidRPr="00D0703E">
        <w:rPr>
          <w:rFonts w:ascii="Arial" w:hAnsi="Arial" w:cs="Arial"/>
        </w:rPr>
        <w:t xml:space="preserve"> </w:t>
      </w:r>
      <w:r w:rsidR="00255EF9" w:rsidRPr="00D0703E">
        <w:rPr>
          <w:rFonts w:ascii="Arial" w:hAnsi="Arial" w:cs="Arial"/>
        </w:rPr>
        <w:fldChar w:fldCharType="begin"/>
      </w:r>
      <w:r w:rsidR="00255EF9" w:rsidRPr="00D0703E">
        <w:rPr>
          <w:rFonts w:ascii="Arial" w:hAnsi="Arial" w:cs="Arial"/>
        </w:rPr>
        <w:instrText xml:space="preserve"> REF _Ref504519122 \r \h </w:instrText>
      </w:r>
      <w:r w:rsidR="004F2EB0" w:rsidRPr="00D0703E">
        <w:rPr>
          <w:rFonts w:ascii="Arial" w:hAnsi="Arial" w:cs="Arial"/>
        </w:rPr>
        <w:instrText xml:space="preserve"> \* MERGEFORMAT </w:instrText>
      </w:r>
      <w:r w:rsidR="00255EF9" w:rsidRPr="00D0703E">
        <w:rPr>
          <w:rFonts w:ascii="Arial" w:hAnsi="Arial" w:cs="Arial"/>
        </w:rPr>
      </w:r>
      <w:r w:rsidR="00255EF9" w:rsidRPr="00D0703E">
        <w:rPr>
          <w:rFonts w:ascii="Arial" w:hAnsi="Arial" w:cs="Arial"/>
        </w:rPr>
        <w:fldChar w:fldCharType="separate"/>
      </w:r>
      <w:r w:rsidR="007268D1">
        <w:rPr>
          <w:rFonts w:ascii="Arial" w:hAnsi="Arial" w:cs="Arial"/>
        </w:rPr>
        <w:t>1</w:t>
      </w:r>
      <w:del w:id="67" w:author="Rodney Nel" w:date="2023-05-03T10:20:00Z">
        <w:r w:rsidR="007268D1" w:rsidDel="00C55100">
          <w:rPr>
            <w:rFonts w:ascii="Arial" w:hAnsi="Arial" w:cs="Arial"/>
          </w:rPr>
          <w:delText>5</w:delText>
        </w:r>
      </w:del>
      <w:r w:rsidR="00255EF9" w:rsidRPr="00D0703E">
        <w:rPr>
          <w:rFonts w:ascii="Arial" w:hAnsi="Arial" w:cs="Arial"/>
        </w:rPr>
        <w:fldChar w:fldCharType="end"/>
      </w:r>
      <w:ins w:id="68" w:author="Rodney Nel" w:date="2023-05-03T10:20:00Z">
        <w:r w:rsidR="00C55100">
          <w:rPr>
            <w:rFonts w:ascii="Arial" w:hAnsi="Arial" w:cs="Arial"/>
          </w:rPr>
          <w:t>4</w:t>
        </w:r>
      </w:ins>
      <w:r w:rsidRPr="00D0703E">
        <w:rPr>
          <w:rFonts w:ascii="Arial" w:hAnsi="Arial" w:cs="Arial"/>
        </w:rPr>
        <w:t xml:space="preserve"> shall survive the expiry or termination of th</w:t>
      </w:r>
      <w:r w:rsidR="00C614F4" w:rsidRPr="00D0703E">
        <w:rPr>
          <w:rFonts w:ascii="Arial" w:hAnsi="Arial" w:cs="Arial"/>
        </w:rPr>
        <w:t>e</w:t>
      </w:r>
      <w:r w:rsidR="00A06612" w:rsidRPr="00D0703E">
        <w:rPr>
          <w:rFonts w:ascii="Arial" w:hAnsi="Arial" w:cs="Arial"/>
        </w:rPr>
        <w:t xml:space="preserve"> </w:t>
      </w:r>
      <w:r w:rsidRPr="00D0703E">
        <w:rPr>
          <w:rFonts w:ascii="Arial" w:hAnsi="Arial" w:cs="Arial"/>
        </w:rPr>
        <w:t xml:space="preserve">Agreement, without limitation in time. </w:t>
      </w:r>
    </w:p>
    <w:p w14:paraId="58D61056" w14:textId="12427164" w:rsidR="00B0076A" w:rsidRPr="00D0703E" w:rsidRDefault="00B0076A" w:rsidP="00E277AD">
      <w:pPr>
        <w:pStyle w:val="BowLevel1HeadingAltQ"/>
        <w:rPr>
          <w:rFonts w:ascii="Arial" w:hAnsi="Arial" w:cs="Arial"/>
        </w:rPr>
      </w:pPr>
      <w:bookmarkStart w:id="69" w:name="_Ref504519129"/>
      <w:bookmarkStart w:id="70" w:name="_Toc506215779"/>
      <w:bookmarkEnd w:id="49"/>
      <w:r w:rsidRPr="00D0703E">
        <w:rPr>
          <w:rFonts w:ascii="Arial" w:hAnsi="Arial" w:cs="Arial"/>
        </w:rPr>
        <w:lastRenderedPageBreak/>
        <w:t>INSURANCE</w:t>
      </w:r>
      <w:bookmarkEnd w:id="69"/>
      <w:bookmarkEnd w:id="70"/>
      <w:r w:rsidR="001A0C0E" w:rsidRPr="00D0703E">
        <w:rPr>
          <w:rFonts w:ascii="Arial" w:hAnsi="Arial" w:cs="Arial"/>
        </w:rPr>
        <w:t xml:space="preserve"> </w:t>
      </w:r>
    </w:p>
    <w:p w14:paraId="1E319682" w14:textId="37E00E57" w:rsidR="00B531BF" w:rsidRPr="0071504C" w:rsidRDefault="00B0076A" w:rsidP="001A0C0E">
      <w:pPr>
        <w:pStyle w:val="BowLevel2HeadingAltA"/>
        <w:rPr>
          <w:rFonts w:ascii="Arial" w:hAnsi="Arial" w:cs="Arial"/>
          <w:b/>
        </w:rPr>
      </w:pPr>
      <w:bookmarkStart w:id="71" w:name="_Ref504461781"/>
      <w:r w:rsidRPr="00D0703E">
        <w:rPr>
          <w:rFonts w:ascii="Arial" w:hAnsi="Arial" w:cs="Arial"/>
        </w:rPr>
        <w:t>During the Term</w:t>
      </w:r>
      <w:r w:rsidR="00E022FD" w:rsidRPr="00D0703E">
        <w:rPr>
          <w:rFonts w:ascii="Arial" w:hAnsi="Arial" w:cs="Arial"/>
        </w:rPr>
        <w:t xml:space="preserve"> of the Agreement</w:t>
      </w:r>
      <w:r w:rsidRPr="00D0703E">
        <w:rPr>
          <w:rFonts w:ascii="Arial" w:hAnsi="Arial" w:cs="Arial"/>
        </w:rPr>
        <w:t>, the Supplier shall maintain in force the following insurance, with reputable insurance companies:</w:t>
      </w:r>
      <w:bookmarkEnd w:id="71"/>
      <w:r w:rsidRPr="00D0703E">
        <w:rPr>
          <w:rFonts w:ascii="Arial" w:hAnsi="Arial" w:cs="Arial"/>
        </w:rPr>
        <w:t xml:space="preserve"> </w:t>
      </w:r>
      <w:r w:rsidR="001A0C0E" w:rsidRPr="00D0703E">
        <w:rPr>
          <w:rFonts w:ascii="Arial" w:hAnsi="Arial" w:cs="Arial"/>
        </w:rPr>
        <w:t xml:space="preserve">(i) </w:t>
      </w:r>
      <w:r w:rsidRPr="00D0703E">
        <w:rPr>
          <w:rFonts w:ascii="Arial" w:hAnsi="Arial" w:cs="Arial"/>
        </w:rPr>
        <w:t xml:space="preserve">product liability insurance for not less than </w:t>
      </w:r>
      <w:r w:rsidR="0049110C" w:rsidRPr="00D0703E">
        <w:rPr>
          <w:rFonts w:ascii="Arial" w:hAnsi="Arial" w:cs="Arial"/>
        </w:rPr>
        <w:t>R</w:t>
      </w:r>
      <w:r w:rsidR="0049110C">
        <w:rPr>
          <w:rFonts w:ascii="Arial" w:hAnsi="Arial" w:cs="Arial"/>
        </w:rPr>
        <w:t>25</w:t>
      </w:r>
      <w:r w:rsidR="0049110C" w:rsidRPr="00D0703E">
        <w:rPr>
          <w:rFonts w:ascii="Arial" w:hAnsi="Arial" w:cs="Arial"/>
        </w:rPr>
        <w:t xml:space="preserve"> </w:t>
      </w:r>
      <w:r w:rsidR="00D226D0" w:rsidRPr="00D0703E">
        <w:rPr>
          <w:rFonts w:ascii="Arial" w:hAnsi="Arial" w:cs="Arial"/>
        </w:rPr>
        <w:t>million</w:t>
      </w:r>
      <w:r w:rsidRPr="00D0703E">
        <w:rPr>
          <w:rFonts w:ascii="Arial" w:hAnsi="Arial" w:cs="Arial"/>
          <w:i/>
        </w:rPr>
        <w:t xml:space="preserve"> </w:t>
      </w:r>
      <w:r w:rsidRPr="00D0703E">
        <w:rPr>
          <w:rFonts w:ascii="Arial" w:hAnsi="Arial" w:cs="Arial"/>
        </w:rPr>
        <w:t xml:space="preserve">per claim; </w:t>
      </w:r>
      <w:r w:rsidR="009E7BE0" w:rsidRPr="00D0703E">
        <w:rPr>
          <w:rFonts w:ascii="Arial" w:hAnsi="Arial" w:cs="Arial"/>
        </w:rPr>
        <w:t>(ii)</w:t>
      </w:r>
      <w:r w:rsidR="00AC55A7" w:rsidRPr="00D0703E">
        <w:rPr>
          <w:rFonts w:ascii="Arial" w:hAnsi="Arial" w:cs="Arial"/>
        </w:rPr>
        <w:t>all-risk insurance</w:t>
      </w:r>
      <w:r w:rsidR="009E7BE0" w:rsidRPr="00D0703E">
        <w:rPr>
          <w:rFonts w:ascii="Arial" w:hAnsi="Arial" w:cs="Arial"/>
        </w:rPr>
        <w:t xml:space="preserve"> </w:t>
      </w:r>
      <w:r w:rsidR="00E022FD" w:rsidRPr="00D0703E">
        <w:rPr>
          <w:rFonts w:ascii="Arial" w:hAnsi="Arial" w:cs="Arial"/>
        </w:rPr>
        <w:t>that is</w:t>
      </w:r>
      <w:r w:rsidR="006362DC" w:rsidRPr="00D0703E">
        <w:rPr>
          <w:rFonts w:ascii="Arial" w:hAnsi="Arial" w:cs="Arial"/>
        </w:rPr>
        <w:t xml:space="preserve"> sufficient to cover any losses that Tiger may suffer</w:t>
      </w:r>
      <w:r w:rsidR="0050283B">
        <w:rPr>
          <w:rFonts w:ascii="Arial" w:hAnsi="Arial" w:cs="Arial"/>
        </w:rPr>
        <w:t xml:space="preserve"> </w:t>
      </w:r>
      <w:r w:rsidR="0050283B" w:rsidRPr="00D0703E">
        <w:rPr>
          <w:rFonts w:ascii="Arial" w:hAnsi="Arial" w:cs="Arial"/>
        </w:rPr>
        <w:t>for not less than R</w:t>
      </w:r>
      <w:r w:rsidR="0050283B">
        <w:rPr>
          <w:rFonts w:ascii="Arial" w:hAnsi="Arial" w:cs="Arial"/>
        </w:rPr>
        <w:t>25</w:t>
      </w:r>
      <w:r w:rsidR="0050283B" w:rsidRPr="00D0703E">
        <w:rPr>
          <w:rFonts w:ascii="Arial" w:hAnsi="Arial" w:cs="Arial"/>
        </w:rPr>
        <w:t xml:space="preserve"> million</w:t>
      </w:r>
      <w:r w:rsidR="0050283B" w:rsidRPr="00D0703E">
        <w:rPr>
          <w:rFonts w:ascii="Arial" w:hAnsi="Arial" w:cs="Arial"/>
          <w:i/>
        </w:rPr>
        <w:t xml:space="preserve"> </w:t>
      </w:r>
      <w:r w:rsidR="0050283B" w:rsidRPr="00D0703E">
        <w:rPr>
          <w:rFonts w:ascii="Arial" w:hAnsi="Arial" w:cs="Arial"/>
        </w:rPr>
        <w:t>per claim</w:t>
      </w:r>
      <w:r w:rsidR="00AC55A7" w:rsidRPr="00D0703E">
        <w:rPr>
          <w:rFonts w:ascii="Arial" w:hAnsi="Arial" w:cs="Arial"/>
        </w:rPr>
        <w:t xml:space="preserve">; </w:t>
      </w:r>
      <w:r w:rsidRPr="00D0703E">
        <w:rPr>
          <w:rFonts w:ascii="Arial" w:hAnsi="Arial" w:cs="Arial"/>
        </w:rPr>
        <w:t>and</w:t>
      </w:r>
      <w:r w:rsidR="001A0C0E" w:rsidRPr="00D0703E">
        <w:rPr>
          <w:rFonts w:ascii="Arial" w:hAnsi="Arial" w:cs="Arial"/>
        </w:rPr>
        <w:t xml:space="preserve"> (ii</w:t>
      </w:r>
      <w:r w:rsidR="009E7BE0" w:rsidRPr="00D0703E">
        <w:rPr>
          <w:rFonts w:ascii="Arial" w:hAnsi="Arial" w:cs="Arial"/>
        </w:rPr>
        <w:t>i</w:t>
      </w:r>
      <w:r w:rsidR="001A0C0E" w:rsidRPr="00D0703E">
        <w:rPr>
          <w:rFonts w:ascii="Arial" w:hAnsi="Arial" w:cs="Arial"/>
        </w:rPr>
        <w:t xml:space="preserve">) </w:t>
      </w:r>
      <w:r w:rsidRPr="00D0703E">
        <w:rPr>
          <w:rFonts w:ascii="Arial" w:hAnsi="Arial" w:cs="Arial"/>
        </w:rPr>
        <w:t>public liability insurance for not less than R</w:t>
      </w:r>
      <w:r w:rsidR="0049110C">
        <w:rPr>
          <w:rFonts w:ascii="Arial" w:hAnsi="Arial" w:cs="Arial"/>
        </w:rPr>
        <w:t>25</w:t>
      </w:r>
      <w:r w:rsidR="006362DC" w:rsidRPr="00D0703E">
        <w:rPr>
          <w:rFonts w:ascii="Arial" w:hAnsi="Arial" w:cs="Arial"/>
        </w:rPr>
        <w:t xml:space="preserve"> million</w:t>
      </w:r>
      <w:r w:rsidR="00AA7832" w:rsidRPr="00D0703E">
        <w:rPr>
          <w:rFonts w:ascii="Arial" w:hAnsi="Arial" w:cs="Arial"/>
        </w:rPr>
        <w:t xml:space="preserve"> </w:t>
      </w:r>
      <w:r w:rsidRPr="00D0703E">
        <w:rPr>
          <w:rFonts w:ascii="Arial" w:hAnsi="Arial" w:cs="Arial"/>
        </w:rPr>
        <w:t>per claim</w:t>
      </w:r>
      <w:r w:rsidR="00B531BF" w:rsidRPr="00D0703E">
        <w:rPr>
          <w:rFonts w:ascii="Arial" w:hAnsi="Arial" w:cs="Arial"/>
        </w:rPr>
        <w:t>,</w:t>
      </w:r>
      <w:r w:rsidR="0061729E" w:rsidRPr="00D0703E">
        <w:rPr>
          <w:rFonts w:ascii="Arial" w:hAnsi="Arial" w:cs="Arial"/>
        </w:rPr>
        <w:t xml:space="preserve"> </w:t>
      </w:r>
      <w:bookmarkStart w:id="72" w:name="_Ref504462184"/>
      <w:r w:rsidR="00B531BF" w:rsidRPr="00D0703E">
        <w:rPr>
          <w:rFonts w:ascii="Arial" w:hAnsi="Arial" w:cs="Arial"/>
        </w:rPr>
        <w:t xml:space="preserve">and all insurance that may be required by it under </w:t>
      </w:r>
      <w:r w:rsidR="001A0C0E" w:rsidRPr="00D0703E">
        <w:rPr>
          <w:rFonts w:ascii="Arial" w:hAnsi="Arial" w:cs="Arial"/>
        </w:rPr>
        <w:t>a</w:t>
      </w:r>
      <w:r w:rsidR="009550AA" w:rsidRPr="00D0703E">
        <w:rPr>
          <w:rFonts w:ascii="Arial" w:hAnsi="Arial" w:cs="Arial"/>
        </w:rPr>
        <w:t>pplicable laws</w:t>
      </w:r>
      <w:r w:rsidR="00B531BF" w:rsidRPr="00D0703E">
        <w:rPr>
          <w:rFonts w:ascii="Arial" w:hAnsi="Arial" w:cs="Arial"/>
        </w:rPr>
        <w:t>.</w:t>
      </w:r>
    </w:p>
    <w:p w14:paraId="31A12331" w14:textId="3278EDD9" w:rsidR="0049110C" w:rsidRPr="00D0703E" w:rsidRDefault="0049110C" w:rsidP="001A0C0E">
      <w:pPr>
        <w:pStyle w:val="BowLevel2HeadingAltA"/>
        <w:rPr>
          <w:rFonts w:ascii="Arial" w:hAnsi="Arial" w:cs="Arial"/>
          <w:b/>
        </w:rPr>
      </w:pPr>
      <w:r>
        <w:rPr>
          <w:rFonts w:ascii="Arial" w:hAnsi="Arial" w:cs="Arial"/>
        </w:rPr>
        <w:t>The Supplier shall insure the Equipment at its replacement cost for the duration of this Agreement;</w:t>
      </w:r>
    </w:p>
    <w:p w14:paraId="6F67C307" w14:textId="514A5882" w:rsidR="0061729E" w:rsidRPr="00D0703E" w:rsidRDefault="0061729E" w:rsidP="007B606C">
      <w:pPr>
        <w:pStyle w:val="BowLevel2HeadingAltA"/>
        <w:rPr>
          <w:rFonts w:ascii="Arial" w:hAnsi="Arial" w:cs="Arial"/>
        </w:rPr>
      </w:pPr>
      <w:bookmarkStart w:id="73" w:name="_Ref506451177"/>
      <w:r w:rsidRPr="00D0703E">
        <w:rPr>
          <w:rFonts w:ascii="Arial" w:hAnsi="Arial" w:cs="Arial"/>
        </w:rPr>
        <w:t xml:space="preserve">On taking out and on renewing each insurance policy referred to in clause </w:t>
      </w:r>
      <w:r w:rsidRPr="00D0703E">
        <w:rPr>
          <w:rFonts w:ascii="Arial" w:hAnsi="Arial" w:cs="Arial"/>
        </w:rPr>
        <w:fldChar w:fldCharType="begin"/>
      </w:r>
      <w:r w:rsidRPr="00D0703E">
        <w:rPr>
          <w:rFonts w:ascii="Arial" w:hAnsi="Arial" w:cs="Arial"/>
        </w:rPr>
        <w:instrText xml:space="preserve"> REF _Ref504461781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w:t>
      </w:r>
      <w:del w:id="74" w:author="Rodney Nel" w:date="2023-05-03T10:22:00Z">
        <w:r w:rsidR="007268D1" w:rsidDel="00C57B1A">
          <w:rPr>
            <w:rFonts w:ascii="Arial" w:hAnsi="Arial" w:cs="Arial"/>
          </w:rPr>
          <w:delText>6</w:delText>
        </w:r>
      </w:del>
      <w:ins w:id="75" w:author="Rodney Nel" w:date="2023-05-03T10:22:00Z">
        <w:r w:rsidR="00C57B1A">
          <w:rPr>
            <w:rFonts w:ascii="Arial" w:hAnsi="Arial" w:cs="Arial"/>
          </w:rPr>
          <w:t>5</w:t>
        </w:r>
      </w:ins>
      <w:r w:rsidR="007268D1">
        <w:rPr>
          <w:rFonts w:ascii="Arial" w:hAnsi="Arial" w:cs="Arial"/>
        </w:rPr>
        <w:t>.1</w:t>
      </w:r>
      <w:r w:rsidRPr="00D0703E">
        <w:rPr>
          <w:rFonts w:ascii="Arial" w:hAnsi="Arial" w:cs="Arial"/>
        </w:rPr>
        <w:fldChar w:fldCharType="end"/>
      </w:r>
      <w:r w:rsidRPr="00D0703E">
        <w:rPr>
          <w:rFonts w:ascii="Arial" w:hAnsi="Arial" w:cs="Arial"/>
        </w:rPr>
        <w:t xml:space="preserve">, the Supplier shall promptly send a copy of the receipt for the premium to </w:t>
      </w:r>
      <w:r w:rsidR="007B606C" w:rsidRPr="00D0703E">
        <w:rPr>
          <w:rFonts w:ascii="Arial" w:hAnsi="Arial" w:cs="Arial"/>
        </w:rPr>
        <w:t>Tiger</w:t>
      </w:r>
      <w:r w:rsidRPr="00D0703E">
        <w:rPr>
          <w:rFonts w:ascii="Arial" w:hAnsi="Arial" w:cs="Arial"/>
        </w:rPr>
        <w:t xml:space="preserve">. On </w:t>
      </w:r>
      <w:r w:rsidR="007B606C" w:rsidRPr="00D0703E">
        <w:rPr>
          <w:rFonts w:ascii="Arial" w:hAnsi="Arial" w:cs="Arial"/>
        </w:rPr>
        <w:t>Tiger’</w:t>
      </w:r>
      <w:r w:rsidRPr="00D0703E">
        <w:rPr>
          <w:rFonts w:ascii="Arial" w:hAnsi="Arial" w:cs="Arial"/>
        </w:rPr>
        <w:t xml:space="preserve">s written request, the Supplier shall provide </w:t>
      </w:r>
      <w:r w:rsidR="007B606C" w:rsidRPr="00D0703E">
        <w:rPr>
          <w:rFonts w:ascii="Arial" w:hAnsi="Arial" w:cs="Arial"/>
        </w:rPr>
        <w:t>Tiger</w:t>
      </w:r>
      <w:r w:rsidRPr="00D0703E">
        <w:rPr>
          <w:rFonts w:ascii="Arial" w:hAnsi="Arial" w:cs="Arial"/>
        </w:rPr>
        <w:t xml:space="preserve"> with copies of the insurance policy certificates and details of the cover provided.</w:t>
      </w:r>
      <w:bookmarkEnd w:id="72"/>
      <w:bookmarkEnd w:id="73"/>
    </w:p>
    <w:p w14:paraId="7AB1E085" w14:textId="6EED0D0E" w:rsidR="0061729E" w:rsidRPr="00D0703E" w:rsidRDefault="0061729E" w:rsidP="0061729E">
      <w:pPr>
        <w:pStyle w:val="BowLevel2HeadingAltA"/>
        <w:rPr>
          <w:rFonts w:ascii="Arial" w:hAnsi="Arial" w:cs="Arial"/>
        </w:rPr>
      </w:pPr>
      <w:r w:rsidRPr="00D0703E">
        <w:rPr>
          <w:rFonts w:ascii="Arial" w:hAnsi="Arial" w:cs="Arial"/>
        </w:rPr>
        <w:t xml:space="preserve">The Supplier shall: (i) not do or permit anything to be done to invalidate any insurance policy referred to in clause </w:t>
      </w:r>
      <w:r w:rsidRPr="00D0703E">
        <w:rPr>
          <w:rFonts w:ascii="Arial" w:hAnsi="Arial" w:cs="Arial"/>
        </w:rPr>
        <w:fldChar w:fldCharType="begin"/>
      </w:r>
      <w:r w:rsidRPr="00D0703E">
        <w:rPr>
          <w:rFonts w:ascii="Arial" w:hAnsi="Arial" w:cs="Arial"/>
        </w:rPr>
        <w:instrText xml:space="preserve"> REF _Ref504461781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w:t>
      </w:r>
      <w:del w:id="76" w:author="Rodney Nel" w:date="2023-05-03T10:22:00Z">
        <w:r w:rsidR="007268D1" w:rsidDel="004C0608">
          <w:rPr>
            <w:rFonts w:ascii="Arial" w:hAnsi="Arial" w:cs="Arial"/>
          </w:rPr>
          <w:delText>6</w:delText>
        </w:r>
      </w:del>
      <w:ins w:id="77" w:author="Rodney Nel" w:date="2023-05-03T10:22:00Z">
        <w:r w:rsidR="004C0608">
          <w:rPr>
            <w:rFonts w:ascii="Arial" w:hAnsi="Arial" w:cs="Arial"/>
          </w:rPr>
          <w:t>5</w:t>
        </w:r>
      </w:ins>
      <w:r w:rsidR="007268D1">
        <w:rPr>
          <w:rFonts w:ascii="Arial" w:hAnsi="Arial" w:cs="Arial"/>
        </w:rPr>
        <w:t>.1</w:t>
      </w:r>
      <w:r w:rsidRPr="00D0703E">
        <w:rPr>
          <w:rFonts w:ascii="Arial" w:hAnsi="Arial" w:cs="Arial"/>
        </w:rPr>
        <w:fldChar w:fldCharType="end"/>
      </w:r>
      <w:r w:rsidRPr="00D0703E">
        <w:rPr>
          <w:rFonts w:ascii="Arial" w:hAnsi="Arial" w:cs="Arial"/>
        </w:rPr>
        <w:t xml:space="preserve">; and (ii) notify </w:t>
      </w:r>
      <w:r w:rsidR="007B606C" w:rsidRPr="00D0703E">
        <w:rPr>
          <w:rFonts w:ascii="Arial" w:hAnsi="Arial" w:cs="Arial"/>
        </w:rPr>
        <w:t>Tiger</w:t>
      </w:r>
      <w:r w:rsidRPr="00D0703E">
        <w:rPr>
          <w:rFonts w:ascii="Arial" w:hAnsi="Arial" w:cs="Arial"/>
        </w:rPr>
        <w:t xml:space="preserve"> if any policy is (or will be) cancelled or its terms are (or will be) subject to any material change.</w:t>
      </w:r>
    </w:p>
    <w:p w14:paraId="14FF4D9F" w14:textId="6F0159BB" w:rsidR="0061729E" w:rsidRPr="00D0703E" w:rsidRDefault="0061729E" w:rsidP="0061729E">
      <w:pPr>
        <w:pStyle w:val="BowLevel2HeadingAltA"/>
        <w:rPr>
          <w:rFonts w:ascii="Arial" w:hAnsi="Arial" w:cs="Arial"/>
        </w:rPr>
      </w:pPr>
      <w:r w:rsidRPr="00D0703E">
        <w:rPr>
          <w:rFonts w:ascii="Arial" w:hAnsi="Arial" w:cs="Arial"/>
        </w:rPr>
        <w:t xml:space="preserve">If the Supplier fails or is unable to maintain insurance in accordance with clause </w:t>
      </w:r>
      <w:r w:rsidRPr="00D0703E">
        <w:rPr>
          <w:rFonts w:ascii="Arial" w:hAnsi="Arial" w:cs="Arial"/>
        </w:rPr>
        <w:fldChar w:fldCharType="begin"/>
      </w:r>
      <w:r w:rsidRPr="00D0703E">
        <w:rPr>
          <w:rFonts w:ascii="Arial" w:hAnsi="Arial" w:cs="Arial"/>
        </w:rPr>
        <w:instrText xml:space="preserve"> REF _Ref504461781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w:t>
      </w:r>
      <w:del w:id="78" w:author="Rodney Nel" w:date="2023-05-03T10:22:00Z">
        <w:r w:rsidR="007268D1" w:rsidDel="004C0608">
          <w:rPr>
            <w:rFonts w:ascii="Arial" w:hAnsi="Arial" w:cs="Arial"/>
          </w:rPr>
          <w:delText>6</w:delText>
        </w:r>
      </w:del>
      <w:ins w:id="79" w:author="Rodney Nel" w:date="2023-05-03T10:22:00Z">
        <w:r w:rsidR="004C0608">
          <w:rPr>
            <w:rFonts w:ascii="Arial" w:hAnsi="Arial" w:cs="Arial"/>
          </w:rPr>
          <w:t>5</w:t>
        </w:r>
      </w:ins>
      <w:r w:rsidR="007268D1">
        <w:rPr>
          <w:rFonts w:ascii="Arial" w:hAnsi="Arial" w:cs="Arial"/>
        </w:rPr>
        <w:t>.1</w:t>
      </w:r>
      <w:r w:rsidRPr="00D0703E">
        <w:rPr>
          <w:rFonts w:ascii="Arial" w:hAnsi="Arial" w:cs="Arial"/>
        </w:rPr>
        <w:fldChar w:fldCharType="end"/>
      </w:r>
      <w:r w:rsidRPr="00D0703E">
        <w:rPr>
          <w:rFonts w:ascii="Arial" w:hAnsi="Arial" w:cs="Arial"/>
        </w:rPr>
        <w:t xml:space="preserve">, or fails to provide evidence that it has paid the current year's premiums in accordance with clause </w:t>
      </w:r>
      <w:r w:rsidR="001A0C0E" w:rsidRPr="00D0703E">
        <w:rPr>
          <w:rFonts w:ascii="Arial" w:hAnsi="Arial" w:cs="Arial"/>
        </w:rPr>
        <w:fldChar w:fldCharType="begin"/>
      </w:r>
      <w:r w:rsidR="001A0C0E" w:rsidRPr="00D0703E">
        <w:rPr>
          <w:rFonts w:ascii="Arial" w:hAnsi="Arial" w:cs="Arial"/>
        </w:rPr>
        <w:instrText xml:space="preserve"> REF _Ref506451177 \r \h </w:instrText>
      </w:r>
      <w:r w:rsidR="004F2EB0" w:rsidRPr="00D0703E">
        <w:rPr>
          <w:rFonts w:ascii="Arial" w:hAnsi="Arial" w:cs="Arial"/>
        </w:rPr>
        <w:instrText xml:space="preserve"> \* MERGEFORMAT </w:instrText>
      </w:r>
      <w:r w:rsidR="001A0C0E" w:rsidRPr="00D0703E">
        <w:rPr>
          <w:rFonts w:ascii="Arial" w:hAnsi="Arial" w:cs="Arial"/>
        </w:rPr>
      </w:r>
      <w:r w:rsidR="001A0C0E" w:rsidRPr="00D0703E">
        <w:rPr>
          <w:rFonts w:ascii="Arial" w:hAnsi="Arial" w:cs="Arial"/>
        </w:rPr>
        <w:fldChar w:fldCharType="separate"/>
      </w:r>
      <w:r w:rsidR="007268D1">
        <w:rPr>
          <w:rFonts w:ascii="Arial" w:hAnsi="Arial" w:cs="Arial"/>
        </w:rPr>
        <w:t>1</w:t>
      </w:r>
      <w:del w:id="80" w:author="Rodney Nel" w:date="2023-05-03T10:22:00Z">
        <w:r w:rsidR="007268D1" w:rsidDel="004C0608">
          <w:rPr>
            <w:rFonts w:ascii="Arial" w:hAnsi="Arial" w:cs="Arial"/>
          </w:rPr>
          <w:delText>6</w:delText>
        </w:r>
      </w:del>
      <w:ins w:id="81" w:author="Rodney Nel" w:date="2023-05-03T10:23:00Z">
        <w:r w:rsidR="004C0608">
          <w:rPr>
            <w:rFonts w:ascii="Arial" w:hAnsi="Arial" w:cs="Arial"/>
          </w:rPr>
          <w:t>5</w:t>
        </w:r>
      </w:ins>
      <w:r w:rsidR="007268D1">
        <w:rPr>
          <w:rFonts w:ascii="Arial" w:hAnsi="Arial" w:cs="Arial"/>
        </w:rPr>
        <w:t>.2</w:t>
      </w:r>
      <w:r w:rsidR="001A0C0E" w:rsidRPr="00D0703E">
        <w:rPr>
          <w:rFonts w:ascii="Arial" w:hAnsi="Arial" w:cs="Arial"/>
        </w:rPr>
        <w:fldChar w:fldCharType="end"/>
      </w:r>
      <w:r w:rsidRPr="00D0703E">
        <w:rPr>
          <w:rFonts w:ascii="Arial" w:hAnsi="Arial" w:cs="Arial"/>
        </w:rPr>
        <w:t xml:space="preserve">, </w:t>
      </w:r>
      <w:r w:rsidR="007B606C" w:rsidRPr="00D0703E">
        <w:rPr>
          <w:rFonts w:ascii="Arial" w:hAnsi="Arial" w:cs="Arial"/>
        </w:rPr>
        <w:t>Tiger</w:t>
      </w:r>
      <w:r w:rsidRPr="00D0703E">
        <w:rPr>
          <w:rFonts w:ascii="Arial" w:hAnsi="Arial" w:cs="Arial"/>
        </w:rPr>
        <w:t xml:space="preserve"> may, so far as it is able, </w:t>
      </w:r>
      <w:r w:rsidR="00932749" w:rsidRPr="00D0703E">
        <w:rPr>
          <w:rFonts w:ascii="Arial" w:hAnsi="Arial" w:cs="Arial"/>
        </w:rPr>
        <w:t>purchase</w:t>
      </w:r>
      <w:r w:rsidRPr="00D0703E">
        <w:rPr>
          <w:rFonts w:ascii="Arial" w:hAnsi="Arial" w:cs="Arial"/>
        </w:rPr>
        <w:t xml:space="preserve"> such alternative insurance cover as it deems to be reasonably necessary and shall be entitled to recover all reasonable costs and expenses it incurs in doing so from the Supplier.</w:t>
      </w:r>
    </w:p>
    <w:p w14:paraId="2151979E" w14:textId="492A7B7D" w:rsidR="00B531BF" w:rsidRPr="00D0703E" w:rsidRDefault="00B531BF" w:rsidP="00B531BF">
      <w:pPr>
        <w:pStyle w:val="BowLevel2HeadingAltA"/>
        <w:rPr>
          <w:rFonts w:ascii="Arial" w:hAnsi="Arial" w:cs="Arial"/>
        </w:rPr>
      </w:pPr>
      <w:r w:rsidRPr="00D0703E">
        <w:rPr>
          <w:rFonts w:ascii="Arial" w:hAnsi="Arial" w:cs="Arial"/>
        </w:rPr>
        <w:t>The Supplier acknowledges that it</w:t>
      </w:r>
      <w:r w:rsidR="009A1080" w:rsidRPr="00D0703E">
        <w:rPr>
          <w:rFonts w:ascii="Arial" w:hAnsi="Arial" w:cs="Arial"/>
        </w:rPr>
        <w:t>s</w:t>
      </w:r>
      <w:r w:rsidRPr="00D0703E">
        <w:rPr>
          <w:rFonts w:ascii="Arial" w:hAnsi="Arial" w:cs="Arial"/>
        </w:rPr>
        <w:t xml:space="preserve"> liability and indemnification obligations </w:t>
      </w:r>
      <w:r w:rsidR="00857CF2" w:rsidRPr="00D0703E">
        <w:rPr>
          <w:rFonts w:ascii="Arial" w:hAnsi="Arial" w:cs="Arial"/>
        </w:rPr>
        <w:t>under the</w:t>
      </w:r>
      <w:r w:rsidRPr="00D0703E">
        <w:rPr>
          <w:rFonts w:ascii="Arial" w:hAnsi="Arial" w:cs="Arial"/>
        </w:rPr>
        <w:t xml:space="preserve"> Agreement shall not be deemed to, and shall not in any way, be released, reduced or limited by the Supplier taking out and maintaining the insurance polici</w:t>
      </w:r>
      <w:r w:rsidR="00E022FD" w:rsidRPr="00D0703E">
        <w:rPr>
          <w:rFonts w:ascii="Arial" w:hAnsi="Arial" w:cs="Arial"/>
        </w:rPr>
        <w:t xml:space="preserve">es referred to in this clause </w:t>
      </w:r>
      <w:r w:rsidR="00E022FD" w:rsidRPr="00D0703E">
        <w:rPr>
          <w:rFonts w:ascii="Arial" w:hAnsi="Arial" w:cs="Arial"/>
        </w:rPr>
        <w:fldChar w:fldCharType="begin"/>
      </w:r>
      <w:r w:rsidR="00E022FD" w:rsidRPr="00D0703E">
        <w:rPr>
          <w:rFonts w:ascii="Arial" w:hAnsi="Arial" w:cs="Arial"/>
        </w:rPr>
        <w:instrText xml:space="preserve"> REF _Ref504519129 \w \h </w:instrText>
      </w:r>
      <w:r w:rsidR="004F2EB0" w:rsidRPr="00D0703E">
        <w:rPr>
          <w:rFonts w:ascii="Arial" w:hAnsi="Arial" w:cs="Arial"/>
        </w:rPr>
        <w:instrText xml:space="preserve"> \* MERGEFORMAT </w:instrText>
      </w:r>
      <w:r w:rsidR="00E022FD" w:rsidRPr="00D0703E">
        <w:rPr>
          <w:rFonts w:ascii="Arial" w:hAnsi="Arial" w:cs="Arial"/>
        </w:rPr>
      </w:r>
      <w:r w:rsidR="00E022FD" w:rsidRPr="00D0703E">
        <w:rPr>
          <w:rFonts w:ascii="Arial" w:hAnsi="Arial" w:cs="Arial"/>
        </w:rPr>
        <w:fldChar w:fldCharType="separate"/>
      </w:r>
      <w:r w:rsidR="007268D1">
        <w:rPr>
          <w:rFonts w:ascii="Arial" w:hAnsi="Arial" w:cs="Arial"/>
        </w:rPr>
        <w:t>1</w:t>
      </w:r>
      <w:del w:id="82" w:author="Rodney Nel" w:date="2023-05-03T10:23:00Z">
        <w:r w:rsidR="007268D1" w:rsidDel="00756E4D">
          <w:rPr>
            <w:rFonts w:ascii="Arial" w:hAnsi="Arial" w:cs="Arial"/>
          </w:rPr>
          <w:delText>6</w:delText>
        </w:r>
      </w:del>
      <w:r w:rsidR="00E022FD" w:rsidRPr="00D0703E">
        <w:rPr>
          <w:rFonts w:ascii="Arial" w:hAnsi="Arial" w:cs="Arial"/>
        </w:rPr>
        <w:fldChar w:fldCharType="end"/>
      </w:r>
      <w:ins w:id="83" w:author="Rodney Nel" w:date="2023-05-03T10:23:00Z">
        <w:r w:rsidR="00756E4D">
          <w:rPr>
            <w:rFonts w:ascii="Arial" w:hAnsi="Arial" w:cs="Arial"/>
          </w:rPr>
          <w:t>5</w:t>
        </w:r>
      </w:ins>
      <w:r w:rsidRPr="00D0703E">
        <w:rPr>
          <w:rFonts w:ascii="Arial" w:hAnsi="Arial" w:cs="Arial"/>
        </w:rPr>
        <w:t>.</w:t>
      </w:r>
    </w:p>
    <w:p w14:paraId="52324D7B" w14:textId="77777777" w:rsidR="00000734" w:rsidRPr="00D0703E" w:rsidRDefault="00000734" w:rsidP="00E277AD">
      <w:pPr>
        <w:pStyle w:val="BowLevel1HeadingAltQ"/>
        <w:rPr>
          <w:rFonts w:ascii="Arial" w:hAnsi="Arial" w:cs="Arial"/>
        </w:rPr>
      </w:pPr>
      <w:bookmarkStart w:id="84" w:name="_Ref504519134"/>
      <w:bookmarkStart w:id="85" w:name="_Toc506215780"/>
      <w:r w:rsidRPr="00D0703E">
        <w:rPr>
          <w:rFonts w:ascii="Arial" w:hAnsi="Arial" w:cs="Arial"/>
        </w:rPr>
        <w:t>INSPECTION RIGHTS</w:t>
      </w:r>
      <w:r w:rsidR="008068DA" w:rsidRPr="00D0703E">
        <w:rPr>
          <w:rFonts w:ascii="Arial" w:hAnsi="Arial" w:cs="Arial"/>
        </w:rPr>
        <w:t xml:space="preserve"> AND AUDIT</w:t>
      </w:r>
      <w:bookmarkEnd w:id="84"/>
      <w:bookmarkEnd w:id="85"/>
    </w:p>
    <w:p w14:paraId="6ED353A7" w14:textId="592206FB" w:rsidR="00000734" w:rsidRPr="00D0703E" w:rsidRDefault="00000734" w:rsidP="00000734">
      <w:pPr>
        <w:pStyle w:val="BowLevel2HeadingAltA"/>
        <w:rPr>
          <w:rFonts w:ascii="Arial" w:hAnsi="Arial" w:cs="Arial"/>
        </w:rPr>
      </w:pPr>
      <w:r w:rsidRPr="00D0703E">
        <w:rPr>
          <w:rFonts w:ascii="Arial" w:hAnsi="Arial" w:cs="Arial"/>
        </w:rPr>
        <w:t>The Supplier</w:t>
      </w:r>
      <w:r w:rsidR="00DA6CE1" w:rsidRPr="00D0703E">
        <w:rPr>
          <w:rFonts w:ascii="Arial" w:hAnsi="Arial" w:cs="Arial"/>
        </w:rPr>
        <w:t xml:space="preserve"> (and its permitted subcontractors)</w:t>
      </w:r>
      <w:r w:rsidRPr="00D0703E">
        <w:rPr>
          <w:rFonts w:ascii="Arial" w:hAnsi="Arial" w:cs="Arial"/>
        </w:rPr>
        <w:t xml:space="preserve"> shall grant </w:t>
      </w:r>
      <w:r w:rsidR="007B606C" w:rsidRPr="00D0703E">
        <w:rPr>
          <w:rFonts w:ascii="Arial" w:hAnsi="Arial" w:cs="Arial"/>
        </w:rPr>
        <w:t>Tiger</w:t>
      </w:r>
      <w:r w:rsidRPr="00D0703E">
        <w:rPr>
          <w:rFonts w:ascii="Arial" w:hAnsi="Arial" w:cs="Arial"/>
        </w:rPr>
        <w:t xml:space="preserve"> (and its</w:t>
      </w:r>
      <w:r w:rsidR="002474EA" w:rsidRPr="00D0703E">
        <w:rPr>
          <w:rFonts w:ascii="Arial" w:hAnsi="Arial" w:cs="Arial"/>
        </w:rPr>
        <w:t xml:space="preserve"> nominated</w:t>
      </w:r>
      <w:r w:rsidR="0037040B" w:rsidRPr="00D0703E">
        <w:rPr>
          <w:rFonts w:ascii="Arial" w:hAnsi="Arial" w:cs="Arial"/>
        </w:rPr>
        <w:t xml:space="preserve"> r</w:t>
      </w:r>
      <w:r w:rsidRPr="00D0703E">
        <w:rPr>
          <w:rFonts w:ascii="Arial" w:hAnsi="Arial" w:cs="Arial"/>
        </w:rPr>
        <w:t xml:space="preserve">epresentatives) reasonable access to all parts of the Supplier’s premises which involve the manufacture, inspection, handling and storage of </w:t>
      </w:r>
      <w:r w:rsidR="00E73A78" w:rsidRPr="00D0703E">
        <w:rPr>
          <w:rFonts w:ascii="Arial" w:hAnsi="Arial" w:cs="Arial"/>
        </w:rPr>
        <w:t>Ingredients</w:t>
      </w:r>
      <w:r w:rsidRPr="00D0703E">
        <w:rPr>
          <w:rFonts w:ascii="Arial" w:hAnsi="Arial" w:cs="Arial"/>
        </w:rPr>
        <w:t xml:space="preserve"> supplied </w:t>
      </w:r>
      <w:r w:rsidR="00857CF2" w:rsidRPr="00D0703E">
        <w:rPr>
          <w:rFonts w:ascii="Arial" w:hAnsi="Arial" w:cs="Arial"/>
        </w:rPr>
        <w:t xml:space="preserve">to </w:t>
      </w:r>
      <w:r w:rsidR="007B606C" w:rsidRPr="00D0703E">
        <w:rPr>
          <w:rFonts w:ascii="Arial" w:hAnsi="Arial" w:cs="Arial"/>
        </w:rPr>
        <w:t>Tiger</w:t>
      </w:r>
      <w:r w:rsidR="00857CF2" w:rsidRPr="00D0703E">
        <w:rPr>
          <w:rFonts w:ascii="Arial" w:hAnsi="Arial" w:cs="Arial"/>
        </w:rPr>
        <w:t xml:space="preserve"> in terms of the</w:t>
      </w:r>
      <w:r w:rsidRPr="00D0703E">
        <w:rPr>
          <w:rFonts w:ascii="Arial" w:hAnsi="Arial" w:cs="Arial"/>
        </w:rPr>
        <w:t xml:space="preserve"> Agreement, for the purposes of: </w:t>
      </w:r>
      <w:r w:rsidR="00F50488" w:rsidRPr="00D0703E">
        <w:rPr>
          <w:rFonts w:ascii="Arial" w:hAnsi="Arial" w:cs="Arial"/>
        </w:rPr>
        <w:t xml:space="preserve">(i) inspecting </w:t>
      </w:r>
      <w:r w:rsidRPr="00D0703E">
        <w:rPr>
          <w:rFonts w:ascii="Arial" w:hAnsi="Arial" w:cs="Arial"/>
        </w:rPr>
        <w:t xml:space="preserve">the manufacturing facilities and the equipment used by the Supplier in the manufacture of the </w:t>
      </w:r>
      <w:r w:rsidR="00E73A78" w:rsidRPr="00D0703E">
        <w:rPr>
          <w:rFonts w:ascii="Arial" w:hAnsi="Arial" w:cs="Arial"/>
        </w:rPr>
        <w:t>Ingredients</w:t>
      </w:r>
      <w:r w:rsidR="00F50488" w:rsidRPr="00D0703E">
        <w:rPr>
          <w:rFonts w:ascii="Arial" w:hAnsi="Arial" w:cs="Arial"/>
        </w:rPr>
        <w:t>;</w:t>
      </w:r>
      <w:r w:rsidRPr="00D0703E">
        <w:rPr>
          <w:rFonts w:ascii="Arial" w:hAnsi="Arial" w:cs="Arial"/>
        </w:rPr>
        <w:t xml:space="preserve"> </w:t>
      </w:r>
      <w:r w:rsidR="00F50488" w:rsidRPr="00D0703E">
        <w:rPr>
          <w:rFonts w:ascii="Arial" w:hAnsi="Arial" w:cs="Arial"/>
        </w:rPr>
        <w:t xml:space="preserve">(ii) </w:t>
      </w:r>
      <w:r w:rsidRPr="00D0703E">
        <w:rPr>
          <w:rFonts w:ascii="Arial" w:hAnsi="Arial" w:cs="Arial"/>
        </w:rPr>
        <w:t>inspect</w:t>
      </w:r>
      <w:r w:rsidR="00F50488" w:rsidRPr="00D0703E">
        <w:rPr>
          <w:rFonts w:ascii="Arial" w:hAnsi="Arial" w:cs="Arial"/>
        </w:rPr>
        <w:t>ing and taking</w:t>
      </w:r>
      <w:r w:rsidRPr="00D0703E">
        <w:rPr>
          <w:rFonts w:ascii="Arial" w:hAnsi="Arial" w:cs="Arial"/>
        </w:rPr>
        <w:t xml:space="preserve"> samples of the </w:t>
      </w:r>
      <w:r w:rsidR="004E6421" w:rsidRPr="00D0703E">
        <w:rPr>
          <w:rFonts w:ascii="Arial" w:hAnsi="Arial" w:cs="Arial"/>
        </w:rPr>
        <w:t>r</w:t>
      </w:r>
      <w:r w:rsidRPr="00D0703E">
        <w:rPr>
          <w:rFonts w:ascii="Arial" w:hAnsi="Arial" w:cs="Arial"/>
        </w:rPr>
        <w:t xml:space="preserve">aw </w:t>
      </w:r>
      <w:r w:rsidR="004E6421" w:rsidRPr="00D0703E">
        <w:rPr>
          <w:rFonts w:ascii="Arial" w:hAnsi="Arial" w:cs="Arial"/>
        </w:rPr>
        <w:t>m</w:t>
      </w:r>
      <w:r w:rsidRPr="00D0703E">
        <w:rPr>
          <w:rFonts w:ascii="Arial" w:hAnsi="Arial" w:cs="Arial"/>
        </w:rPr>
        <w:t>aterials, the packaging and the</w:t>
      </w:r>
      <w:r w:rsidR="00F50488" w:rsidRPr="00D0703E">
        <w:rPr>
          <w:rFonts w:ascii="Arial" w:hAnsi="Arial" w:cs="Arial"/>
        </w:rPr>
        <w:t xml:space="preserve"> finished</w:t>
      </w:r>
      <w:r w:rsidRPr="00D0703E">
        <w:rPr>
          <w:rFonts w:ascii="Arial" w:hAnsi="Arial" w:cs="Arial"/>
        </w:rPr>
        <w:t xml:space="preserve"> </w:t>
      </w:r>
      <w:r w:rsidR="00E73A78" w:rsidRPr="00D0703E">
        <w:rPr>
          <w:rFonts w:ascii="Arial" w:hAnsi="Arial" w:cs="Arial"/>
        </w:rPr>
        <w:t>Ingredients</w:t>
      </w:r>
      <w:r w:rsidRPr="00D0703E">
        <w:rPr>
          <w:rFonts w:ascii="Arial" w:hAnsi="Arial" w:cs="Arial"/>
        </w:rPr>
        <w:t xml:space="preserve">; </w:t>
      </w:r>
      <w:r w:rsidR="00F50488" w:rsidRPr="00D0703E">
        <w:rPr>
          <w:rFonts w:ascii="Arial" w:hAnsi="Arial" w:cs="Arial"/>
        </w:rPr>
        <w:t>(iii) </w:t>
      </w:r>
      <w:r w:rsidRPr="00D0703E">
        <w:rPr>
          <w:rFonts w:ascii="Arial" w:hAnsi="Arial" w:cs="Arial"/>
        </w:rPr>
        <w:t>inspecting</w:t>
      </w:r>
      <w:r w:rsidR="00F50488" w:rsidRPr="00D0703E">
        <w:rPr>
          <w:rFonts w:ascii="Arial" w:hAnsi="Arial" w:cs="Arial"/>
        </w:rPr>
        <w:t xml:space="preserve"> stock levels of </w:t>
      </w:r>
      <w:r w:rsidR="00E73A78" w:rsidRPr="00D0703E">
        <w:rPr>
          <w:rFonts w:ascii="Arial" w:hAnsi="Arial" w:cs="Arial"/>
        </w:rPr>
        <w:t>Ingredients</w:t>
      </w:r>
      <w:r w:rsidR="00F50488" w:rsidRPr="00D0703E">
        <w:rPr>
          <w:rFonts w:ascii="Arial" w:hAnsi="Arial" w:cs="Arial"/>
        </w:rPr>
        <w:t>; and</w:t>
      </w:r>
      <w:r w:rsidR="00C602E2" w:rsidRPr="00D0703E">
        <w:rPr>
          <w:rFonts w:ascii="Arial" w:hAnsi="Arial" w:cs="Arial"/>
        </w:rPr>
        <w:t xml:space="preserve"> (iv)</w:t>
      </w:r>
      <w:r w:rsidR="00F50488" w:rsidRPr="00D0703E">
        <w:rPr>
          <w:rFonts w:ascii="Arial" w:hAnsi="Arial" w:cs="Arial"/>
        </w:rPr>
        <w:t xml:space="preserve"> generally to determine whether the </w:t>
      </w:r>
      <w:r w:rsidR="00E73A78" w:rsidRPr="00D0703E">
        <w:rPr>
          <w:rFonts w:ascii="Arial" w:hAnsi="Arial" w:cs="Arial"/>
        </w:rPr>
        <w:t>Ingredients</w:t>
      </w:r>
      <w:r w:rsidR="00E022FD" w:rsidRPr="00D0703E">
        <w:rPr>
          <w:rFonts w:ascii="Arial" w:hAnsi="Arial" w:cs="Arial"/>
        </w:rPr>
        <w:t xml:space="preserve"> are being manufactured</w:t>
      </w:r>
      <w:r w:rsidR="00F50488" w:rsidRPr="00D0703E">
        <w:rPr>
          <w:rFonts w:ascii="Arial" w:hAnsi="Arial" w:cs="Arial"/>
        </w:rPr>
        <w:t xml:space="preserve"> in accordance with t</w:t>
      </w:r>
      <w:r w:rsidR="00371D42" w:rsidRPr="00D0703E">
        <w:rPr>
          <w:rFonts w:ascii="Arial" w:hAnsi="Arial" w:cs="Arial"/>
        </w:rPr>
        <w:t>he terms and requirement of the</w:t>
      </w:r>
      <w:r w:rsidR="00F50488" w:rsidRPr="00D0703E">
        <w:rPr>
          <w:rFonts w:ascii="Arial" w:hAnsi="Arial" w:cs="Arial"/>
        </w:rPr>
        <w:t xml:space="preserve"> Agreement</w:t>
      </w:r>
      <w:r w:rsidRPr="00D0703E">
        <w:rPr>
          <w:rFonts w:ascii="Arial" w:hAnsi="Arial" w:cs="Arial"/>
        </w:rPr>
        <w:t xml:space="preserve">. </w:t>
      </w:r>
    </w:p>
    <w:p w14:paraId="3C3D240E" w14:textId="6966C21E" w:rsidR="00F50488" w:rsidRPr="00D0703E" w:rsidRDefault="007B606C" w:rsidP="00000734">
      <w:pPr>
        <w:pStyle w:val="BowLevel2HeadingAltA"/>
        <w:rPr>
          <w:rFonts w:ascii="Arial" w:hAnsi="Arial" w:cs="Arial"/>
        </w:rPr>
      </w:pPr>
      <w:r w:rsidRPr="00D0703E">
        <w:rPr>
          <w:rFonts w:ascii="Arial" w:hAnsi="Arial" w:cs="Arial"/>
        </w:rPr>
        <w:t>Tiger</w:t>
      </w:r>
      <w:r w:rsidR="00DA6CE1" w:rsidRPr="00D0703E">
        <w:rPr>
          <w:rFonts w:ascii="Arial" w:hAnsi="Arial" w:cs="Arial"/>
        </w:rPr>
        <w:t xml:space="preserve"> (and its permitted subcontractors)</w:t>
      </w:r>
      <w:r w:rsidR="00F50488" w:rsidRPr="00D0703E">
        <w:rPr>
          <w:rFonts w:ascii="Arial" w:hAnsi="Arial" w:cs="Arial"/>
        </w:rPr>
        <w:t xml:space="preserve"> shall conduct any inspections or tests at reasonable hours and in a manner that minimizes unnecessary interference with the operations of the Supplier’s business.</w:t>
      </w:r>
    </w:p>
    <w:p w14:paraId="109D06A1" w14:textId="2631E6AC" w:rsidR="00F50488" w:rsidRPr="00D0703E" w:rsidRDefault="00F50488" w:rsidP="00000734">
      <w:pPr>
        <w:pStyle w:val="BowLevel2HeadingAltA"/>
        <w:rPr>
          <w:rFonts w:ascii="Arial" w:hAnsi="Arial" w:cs="Arial"/>
        </w:rPr>
      </w:pPr>
      <w:r w:rsidRPr="00D0703E">
        <w:rPr>
          <w:rFonts w:ascii="Arial" w:hAnsi="Arial" w:cs="Arial"/>
        </w:rPr>
        <w:t>T</w:t>
      </w:r>
      <w:r w:rsidR="007B606C" w:rsidRPr="00D0703E">
        <w:rPr>
          <w:rFonts w:ascii="Arial" w:hAnsi="Arial" w:cs="Arial"/>
        </w:rPr>
        <w:t>iger</w:t>
      </w:r>
      <w:r w:rsidRPr="00D0703E">
        <w:rPr>
          <w:rFonts w:ascii="Arial" w:hAnsi="Arial" w:cs="Arial"/>
        </w:rPr>
        <w:t>’s inspections and tests shall not excuse or in any way reduce the Supplier’s duty to comply</w:t>
      </w:r>
      <w:r w:rsidR="00371D42" w:rsidRPr="00D0703E">
        <w:rPr>
          <w:rFonts w:ascii="Arial" w:hAnsi="Arial" w:cs="Arial"/>
        </w:rPr>
        <w:t xml:space="preserve"> with its obligations under the</w:t>
      </w:r>
      <w:r w:rsidRPr="00D0703E">
        <w:rPr>
          <w:rFonts w:ascii="Arial" w:hAnsi="Arial" w:cs="Arial"/>
        </w:rPr>
        <w:t xml:space="preserve"> Agreement, including (without limitation) in relation to the indemnity and warranties provided hereunder.  </w:t>
      </w:r>
    </w:p>
    <w:p w14:paraId="73140449" w14:textId="1E7EFEE1" w:rsidR="008068DA" w:rsidRPr="00D0703E" w:rsidRDefault="008068DA" w:rsidP="00000734">
      <w:pPr>
        <w:pStyle w:val="BowLevel2HeadingAltA"/>
        <w:rPr>
          <w:rFonts w:ascii="Arial" w:hAnsi="Arial" w:cs="Arial"/>
        </w:rPr>
      </w:pPr>
      <w:r w:rsidRPr="00D0703E">
        <w:rPr>
          <w:rFonts w:ascii="Arial" w:hAnsi="Arial" w:cs="Arial"/>
        </w:rPr>
        <w:t>The Supplier shall, and shall procure that its vendors and</w:t>
      </w:r>
      <w:r w:rsidR="0038116E" w:rsidRPr="00D0703E">
        <w:rPr>
          <w:rFonts w:ascii="Arial" w:hAnsi="Arial" w:cs="Arial"/>
        </w:rPr>
        <w:t xml:space="preserve"> subcontractors (if any), </w:t>
      </w:r>
      <w:r w:rsidRPr="00D0703E">
        <w:rPr>
          <w:rFonts w:ascii="Arial" w:hAnsi="Arial" w:cs="Arial"/>
        </w:rPr>
        <w:t xml:space="preserve">maintain true and correct records in connection with the supply of the </w:t>
      </w:r>
      <w:r w:rsidR="00E73A78" w:rsidRPr="00D0703E">
        <w:rPr>
          <w:rFonts w:ascii="Arial" w:hAnsi="Arial" w:cs="Arial"/>
        </w:rPr>
        <w:t>Ingredients</w:t>
      </w:r>
      <w:r w:rsidRPr="00D0703E">
        <w:rPr>
          <w:rFonts w:ascii="Arial" w:hAnsi="Arial" w:cs="Arial"/>
        </w:rPr>
        <w:t xml:space="preserve"> and all transactions related thereto, and shall retain all such records for at least 24 (twenty four) mont</w:t>
      </w:r>
      <w:r w:rsidR="00371D42" w:rsidRPr="00D0703E">
        <w:rPr>
          <w:rFonts w:ascii="Arial" w:hAnsi="Arial" w:cs="Arial"/>
        </w:rPr>
        <w:t>hs after the termination of th</w:t>
      </w:r>
      <w:r w:rsidR="00C614F4" w:rsidRPr="00D0703E">
        <w:rPr>
          <w:rFonts w:ascii="Arial" w:hAnsi="Arial" w:cs="Arial"/>
        </w:rPr>
        <w:t>e</w:t>
      </w:r>
      <w:r w:rsidRPr="00D0703E">
        <w:rPr>
          <w:rFonts w:ascii="Arial" w:hAnsi="Arial" w:cs="Arial"/>
        </w:rPr>
        <w:t xml:space="preserve"> Agreement. </w:t>
      </w:r>
    </w:p>
    <w:p w14:paraId="129B9E29" w14:textId="43F65F2A" w:rsidR="00FC32D7" w:rsidRPr="00D0703E" w:rsidRDefault="00FC32D7" w:rsidP="00000734">
      <w:pPr>
        <w:pStyle w:val="BowLevel2HeadingAltA"/>
        <w:rPr>
          <w:rFonts w:ascii="Arial" w:hAnsi="Arial" w:cs="Arial"/>
        </w:rPr>
      </w:pPr>
      <w:r w:rsidRPr="00D0703E">
        <w:rPr>
          <w:rFonts w:ascii="Arial" w:hAnsi="Arial" w:cs="Arial"/>
        </w:rPr>
        <w:t>The Supplier shall</w:t>
      </w:r>
      <w:r w:rsidRPr="00D0703E">
        <w:rPr>
          <w:rFonts w:ascii="Arial" w:hAnsi="Arial" w:cs="Arial"/>
          <w:spacing w:val="-3"/>
        </w:rPr>
        <w:t xml:space="preserve">, upon written request by </w:t>
      </w:r>
      <w:r w:rsidR="007B606C" w:rsidRPr="00D0703E">
        <w:rPr>
          <w:rFonts w:ascii="Arial" w:hAnsi="Arial" w:cs="Arial"/>
          <w:spacing w:val="-3"/>
        </w:rPr>
        <w:t>Tiger</w:t>
      </w:r>
      <w:r w:rsidRPr="00D0703E">
        <w:rPr>
          <w:rFonts w:ascii="Arial" w:hAnsi="Arial" w:cs="Arial"/>
          <w:spacing w:val="-3"/>
        </w:rPr>
        <w:t xml:space="preserve">, furnish to </w:t>
      </w:r>
      <w:r w:rsidR="007B606C" w:rsidRPr="00D0703E">
        <w:rPr>
          <w:rFonts w:ascii="Arial" w:hAnsi="Arial" w:cs="Arial"/>
          <w:spacing w:val="-3"/>
        </w:rPr>
        <w:t>Tiger</w:t>
      </w:r>
      <w:r w:rsidRPr="00D0703E">
        <w:rPr>
          <w:rFonts w:ascii="Arial" w:hAnsi="Arial" w:cs="Arial"/>
          <w:spacing w:val="-3"/>
        </w:rPr>
        <w:t xml:space="preserve"> with copies of audited financial statements of the Supplier.  If the Supplier is unable to provide </w:t>
      </w:r>
      <w:r w:rsidR="007B606C" w:rsidRPr="00D0703E">
        <w:rPr>
          <w:rFonts w:ascii="Arial" w:hAnsi="Arial" w:cs="Arial"/>
          <w:spacing w:val="-3"/>
        </w:rPr>
        <w:t>Tiger</w:t>
      </w:r>
      <w:r w:rsidRPr="00D0703E">
        <w:rPr>
          <w:rFonts w:ascii="Arial" w:hAnsi="Arial" w:cs="Arial"/>
          <w:spacing w:val="-3"/>
        </w:rPr>
        <w:t xml:space="preserve"> with audited financial statements, the Supplier shall furnish </w:t>
      </w:r>
      <w:r w:rsidR="007B606C" w:rsidRPr="00D0703E">
        <w:rPr>
          <w:rFonts w:ascii="Arial" w:hAnsi="Arial" w:cs="Arial"/>
          <w:spacing w:val="-3"/>
        </w:rPr>
        <w:t>Tiger</w:t>
      </w:r>
      <w:r w:rsidRPr="00D0703E">
        <w:rPr>
          <w:rFonts w:ascii="Arial" w:hAnsi="Arial" w:cs="Arial"/>
          <w:spacing w:val="-3"/>
        </w:rPr>
        <w:t xml:space="preserve"> </w:t>
      </w:r>
      <w:r w:rsidRPr="00D0703E">
        <w:rPr>
          <w:rFonts w:ascii="Arial" w:hAnsi="Arial" w:cs="Arial"/>
          <w:spacing w:val="-3"/>
        </w:rPr>
        <w:lastRenderedPageBreak/>
        <w:t xml:space="preserve">with any other information reasonably requested which adequately provides </w:t>
      </w:r>
      <w:r w:rsidR="007B606C" w:rsidRPr="00D0703E">
        <w:rPr>
          <w:rFonts w:ascii="Arial" w:hAnsi="Arial" w:cs="Arial"/>
          <w:spacing w:val="-3"/>
        </w:rPr>
        <w:t>Tiger</w:t>
      </w:r>
      <w:r w:rsidRPr="00D0703E">
        <w:rPr>
          <w:rFonts w:ascii="Arial" w:hAnsi="Arial" w:cs="Arial"/>
          <w:spacing w:val="-3"/>
        </w:rPr>
        <w:t xml:space="preserve"> with a view of the financial condition of the Supplier.</w:t>
      </w:r>
    </w:p>
    <w:p w14:paraId="3E94C8AE" w14:textId="77777777" w:rsidR="00AA7832" w:rsidRPr="00D0703E" w:rsidRDefault="00AA7832" w:rsidP="00E277AD">
      <w:pPr>
        <w:pStyle w:val="BowLevel1HeadingAltQ"/>
        <w:rPr>
          <w:rFonts w:ascii="Arial" w:hAnsi="Arial" w:cs="Arial"/>
        </w:rPr>
      </w:pPr>
      <w:bookmarkStart w:id="86" w:name="_Toc506215782"/>
      <w:r w:rsidRPr="00D0703E">
        <w:rPr>
          <w:rFonts w:ascii="Arial" w:hAnsi="Arial" w:cs="Arial"/>
        </w:rPr>
        <w:t>SUPPLIER’S WARRANTIES AND INDEMNITY</w:t>
      </w:r>
      <w:bookmarkEnd w:id="86"/>
    </w:p>
    <w:p w14:paraId="6CE394F9" w14:textId="32ED24BF" w:rsidR="00D46535" w:rsidRPr="00D0703E" w:rsidRDefault="008068DA" w:rsidP="00B070F1">
      <w:pPr>
        <w:pStyle w:val="BowLevel2HeadingAltA"/>
        <w:rPr>
          <w:rFonts w:ascii="Arial" w:hAnsi="Arial" w:cs="Arial"/>
        </w:rPr>
      </w:pPr>
      <w:r w:rsidRPr="00D0703E">
        <w:rPr>
          <w:rFonts w:ascii="Arial" w:hAnsi="Arial" w:cs="Arial"/>
        </w:rPr>
        <w:t xml:space="preserve">The Supplier represents and warrants </w:t>
      </w:r>
      <w:r w:rsidR="002474EA" w:rsidRPr="00D0703E">
        <w:rPr>
          <w:rFonts w:ascii="Arial" w:hAnsi="Arial" w:cs="Arial"/>
        </w:rPr>
        <w:t>that</w:t>
      </w:r>
      <w:r w:rsidR="00C614F4" w:rsidRPr="00D0703E">
        <w:rPr>
          <w:rFonts w:ascii="Arial" w:hAnsi="Arial" w:cs="Arial"/>
        </w:rPr>
        <w:t xml:space="preserve"> for the duration of the</w:t>
      </w:r>
      <w:r w:rsidR="00B024E4" w:rsidRPr="00D0703E">
        <w:rPr>
          <w:rFonts w:ascii="Arial" w:hAnsi="Arial" w:cs="Arial"/>
        </w:rPr>
        <w:t xml:space="preserve"> Agreement</w:t>
      </w:r>
      <w:r w:rsidR="00D46535" w:rsidRPr="00D0703E">
        <w:rPr>
          <w:rFonts w:ascii="Arial" w:hAnsi="Arial" w:cs="Arial"/>
        </w:rPr>
        <w:t>:</w:t>
      </w:r>
    </w:p>
    <w:p w14:paraId="71D70585" w14:textId="55AFD57A" w:rsidR="00D46535" w:rsidRPr="00D0703E" w:rsidRDefault="00B070F1" w:rsidP="000203B0">
      <w:pPr>
        <w:pStyle w:val="BowLevel3HeadingAltZ"/>
        <w:widowControl w:val="0"/>
        <w:spacing w:after="0"/>
        <w:rPr>
          <w:rFonts w:ascii="Arial" w:hAnsi="Arial" w:cs="Arial"/>
        </w:rPr>
      </w:pPr>
      <w:r w:rsidRPr="00D0703E">
        <w:rPr>
          <w:rFonts w:ascii="Arial" w:hAnsi="Arial" w:cs="Arial"/>
        </w:rPr>
        <w:t>it</w:t>
      </w:r>
      <w:r w:rsidR="002474EA" w:rsidRPr="00D0703E">
        <w:rPr>
          <w:rFonts w:ascii="Arial" w:hAnsi="Arial" w:cs="Arial"/>
        </w:rPr>
        <w:t xml:space="preserve"> shall </w:t>
      </w:r>
      <w:r w:rsidRPr="00D0703E">
        <w:rPr>
          <w:rFonts w:ascii="Arial" w:hAnsi="Arial" w:cs="Arial"/>
        </w:rPr>
        <w:t xml:space="preserve">comply with clause </w:t>
      </w:r>
      <w:r w:rsidRPr="00D0703E">
        <w:rPr>
          <w:rFonts w:ascii="Arial" w:hAnsi="Arial" w:cs="Arial"/>
        </w:rPr>
        <w:fldChar w:fldCharType="begin"/>
      </w:r>
      <w:r w:rsidRPr="00D0703E">
        <w:rPr>
          <w:rFonts w:ascii="Arial" w:hAnsi="Arial" w:cs="Arial"/>
        </w:rPr>
        <w:instrText xml:space="preserve"> REF _Ref501636917 \r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6.3</w:t>
      </w:r>
      <w:r w:rsidRPr="00D0703E">
        <w:rPr>
          <w:rFonts w:ascii="Arial" w:hAnsi="Arial" w:cs="Arial"/>
        </w:rPr>
        <w:fldChar w:fldCharType="end"/>
      </w:r>
      <w:r w:rsidRPr="00D0703E">
        <w:rPr>
          <w:rFonts w:ascii="Arial" w:hAnsi="Arial" w:cs="Arial"/>
        </w:rPr>
        <w:t>, in all material respects</w:t>
      </w:r>
      <w:r w:rsidR="00D46535" w:rsidRPr="00D0703E">
        <w:rPr>
          <w:rFonts w:ascii="Arial" w:hAnsi="Arial" w:cs="Arial"/>
        </w:rPr>
        <w:t>; and</w:t>
      </w:r>
    </w:p>
    <w:p w14:paraId="60FBC343" w14:textId="653089D2" w:rsidR="002474EA" w:rsidRPr="00D0703E" w:rsidRDefault="00D46535" w:rsidP="00431C95">
      <w:pPr>
        <w:pStyle w:val="BowLevel3HeadingAltZ"/>
        <w:widowControl w:val="0"/>
        <w:rPr>
          <w:rFonts w:ascii="Arial" w:hAnsi="Arial" w:cs="Arial"/>
        </w:rPr>
      </w:pPr>
      <w:r w:rsidRPr="00D0703E">
        <w:rPr>
          <w:rFonts w:ascii="Arial" w:hAnsi="Arial" w:cs="Arial"/>
        </w:rPr>
        <w:t>it has in</w:t>
      </w:r>
      <w:r w:rsidR="00D413AC" w:rsidRPr="00D0703E">
        <w:rPr>
          <w:rFonts w:ascii="Arial" w:hAnsi="Arial" w:cs="Arial"/>
        </w:rPr>
        <w:t xml:space="preserve"> place, and shall maintain,</w:t>
      </w:r>
      <w:r w:rsidRPr="00D0703E">
        <w:rPr>
          <w:rFonts w:ascii="Arial" w:hAnsi="Arial" w:cs="Arial"/>
        </w:rPr>
        <w:t xml:space="preserve"> all material approvals, </w:t>
      </w:r>
      <w:r w:rsidR="000D7606" w:rsidRPr="00D0703E">
        <w:rPr>
          <w:rFonts w:ascii="Arial" w:hAnsi="Arial" w:cs="Arial"/>
        </w:rPr>
        <w:t>licenses</w:t>
      </w:r>
      <w:r w:rsidRPr="00D0703E">
        <w:rPr>
          <w:rFonts w:ascii="Arial" w:hAnsi="Arial" w:cs="Arial"/>
        </w:rPr>
        <w:t>, permissions, authorisations, consents and permits</w:t>
      </w:r>
      <w:r w:rsidR="00D413AC" w:rsidRPr="00D0703E">
        <w:rPr>
          <w:rFonts w:ascii="Arial" w:hAnsi="Arial" w:cs="Arial"/>
        </w:rPr>
        <w:t xml:space="preserve"> necessary for it to perform its obligations under th</w:t>
      </w:r>
      <w:r w:rsidR="00371D42" w:rsidRPr="00D0703E">
        <w:rPr>
          <w:rFonts w:ascii="Arial" w:hAnsi="Arial" w:cs="Arial"/>
        </w:rPr>
        <w:t>e</w:t>
      </w:r>
      <w:r w:rsidR="00D413AC" w:rsidRPr="00D0703E">
        <w:rPr>
          <w:rFonts w:ascii="Arial" w:hAnsi="Arial" w:cs="Arial"/>
        </w:rPr>
        <w:t xml:space="preserve"> Agreement</w:t>
      </w:r>
      <w:r w:rsidR="002474EA" w:rsidRPr="00D0703E">
        <w:rPr>
          <w:rFonts w:ascii="Arial" w:hAnsi="Arial" w:cs="Arial"/>
        </w:rPr>
        <w:t xml:space="preserve">. </w:t>
      </w:r>
    </w:p>
    <w:p w14:paraId="357EDC99" w14:textId="456DF1DE" w:rsidR="006A1AD4" w:rsidRPr="00D0703E" w:rsidRDefault="006A1AD4" w:rsidP="00431C95">
      <w:pPr>
        <w:pStyle w:val="BowLevel2HeadingAltA"/>
        <w:widowControl w:val="0"/>
        <w:rPr>
          <w:rFonts w:ascii="Arial" w:hAnsi="Arial" w:cs="Arial"/>
        </w:rPr>
      </w:pPr>
      <w:bookmarkStart w:id="87" w:name="_Ref506209952"/>
      <w:r w:rsidRPr="00D0703E">
        <w:rPr>
          <w:rFonts w:ascii="Arial" w:hAnsi="Arial" w:cs="Arial"/>
        </w:rPr>
        <w:t>The Supplier shall, and hereby irrevocably and unconditionally undertakes to, indemnify</w:t>
      </w:r>
      <w:r w:rsidR="008546A2" w:rsidRPr="00D0703E">
        <w:rPr>
          <w:rFonts w:ascii="Arial" w:hAnsi="Arial" w:cs="Arial"/>
        </w:rPr>
        <w:t xml:space="preserve"> </w:t>
      </w:r>
      <w:r w:rsidR="007B606C" w:rsidRPr="00D0703E">
        <w:rPr>
          <w:rFonts w:ascii="Arial" w:hAnsi="Arial" w:cs="Arial"/>
        </w:rPr>
        <w:t>Tiger</w:t>
      </w:r>
      <w:r w:rsidRPr="00D0703E">
        <w:rPr>
          <w:rFonts w:ascii="Arial" w:hAnsi="Arial" w:cs="Arial"/>
        </w:rPr>
        <w:t xml:space="preserve"> against any and all liabilities, costs, expenses, damages and losses</w:t>
      </w:r>
      <w:r w:rsidR="008546A2" w:rsidRPr="00D0703E">
        <w:rPr>
          <w:rFonts w:ascii="Arial" w:hAnsi="Arial" w:cs="Arial"/>
        </w:rPr>
        <w:t xml:space="preserve"> </w:t>
      </w:r>
      <w:r w:rsidRPr="00D0703E">
        <w:rPr>
          <w:rFonts w:ascii="Arial" w:hAnsi="Arial" w:cs="Arial"/>
        </w:rPr>
        <w:t xml:space="preserve">suffered or incurred by </w:t>
      </w:r>
      <w:r w:rsidR="007B606C" w:rsidRPr="00D0703E">
        <w:rPr>
          <w:rFonts w:ascii="Arial" w:hAnsi="Arial" w:cs="Arial"/>
        </w:rPr>
        <w:t>Tiger</w:t>
      </w:r>
      <w:r w:rsidRPr="00D0703E">
        <w:rPr>
          <w:rFonts w:ascii="Arial" w:hAnsi="Arial" w:cs="Arial"/>
        </w:rPr>
        <w:t xml:space="preserve"> arising out of or in connection with:</w:t>
      </w:r>
      <w:bookmarkEnd w:id="87"/>
    </w:p>
    <w:p w14:paraId="57BE02C0" w14:textId="3FB25429" w:rsidR="00A37208" w:rsidRPr="00D0703E" w:rsidRDefault="00A37208" w:rsidP="00C930E8">
      <w:pPr>
        <w:pStyle w:val="BowLevel3HeadingAltZ"/>
        <w:widowControl w:val="0"/>
        <w:rPr>
          <w:rFonts w:ascii="Arial" w:hAnsi="Arial" w:cs="Arial"/>
        </w:rPr>
      </w:pPr>
      <w:r w:rsidRPr="00D0703E">
        <w:rPr>
          <w:rFonts w:ascii="Arial" w:hAnsi="Arial" w:cs="Arial"/>
        </w:rPr>
        <w:t>any breach by the Supplier of its obligations, or the warranties given by it, under th</w:t>
      </w:r>
      <w:r w:rsidR="00371D42" w:rsidRPr="00D0703E">
        <w:rPr>
          <w:rFonts w:ascii="Arial" w:hAnsi="Arial" w:cs="Arial"/>
        </w:rPr>
        <w:t>e</w:t>
      </w:r>
      <w:r w:rsidRPr="00D0703E">
        <w:rPr>
          <w:rFonts w:ascii="Arial" w:hAnsi="Arial" w:cs="Arial"/>
        </w:rPr>
        <w:t xml:space="preserve"> Agreement</w:t>
      </w:r>
      <w:r w:rsidR="00E56B79" w:rsidRPr="00D0703E">
        <w:rPr>
          <w:rFonts w:ascii="Arial" w:hAnsi="Arial" w:cs="Arial"/>
        </w:rPr>
        <w:t>, including (without limitation) as a result of negligence on the part of the Supplier or its representatives</w:t>
      </w:r>
      <w:r w:rsidRPr="00D0703E">
        <w:rPr>
          <w:rFonts w:ascii="Arial" w:hAnsi="Arial" w:cs="Arial"/>
        </w:rPr>
        <w:t xml:space="preserve">; </w:t>
      </w:r>
    </w:p>
    <w:p w14:paraId="0FD26520" w14:textId="10C7479D" w:rsidR="00B024E4" w:rsidRPr="00D0703E" w:rsidRDefault="00B024E4" w:rsidP="00C930E8">
      <w:pPr>
        <w:pStyle w:val="BowLevel3HeadingAltZ"/>
        <w:widowControl w:val="0"/>
        <w:rPr>
          <w:rFonts w:ascii="Arial" w:hAnsi="Arial" w:cs="Arial"/>
        </w:rPr>
      </w:pPr>
      <w:r w:rsidRPr="00D0703E">
        <w:rPr>
          <w:rFonts w:ascii="Arial" w:hAnsi="Arial" w:cs="Arial"/>
        </w:rPr>
        <w:t>any breach by the Supplier of its obligations in clause</w:t>
      </w:r>
      <w:r w:rsidR="0038116E" w:rsidRPr="00D0703E">
        <w:rPr>
          <w:rFonts w:ascii="Arial" w:hAnsi="Arial" w:cs="Arial"/>
        </w:rPr>
        <w:t xml:space="preserve"> </w:t>
      </w:r>
      <w:r w:rsidR="0038116E" w:rsidRPr="00D0703E">
        <w:rPr>
          <w:rFonts w:ascii="Arial" w:hAnsi="Arial" w:cs="Arial"/>
        </w:rPr>
        <w:fldChar w:fldCharType="begin"/>
      </w:r>
      <w:r w:rsidR="0038116E" w:rsidRPr="00D0703E">
        <w:rPr>
          <w:rFonts w:ascii="Arial" w:hAnsi="Arial" w:cs="Arial"/>
        </w:rPr>
        <w:instrText xml:space="preserve"> REF _Ref504519122 \w \h </w:instrText>
      </w:r>
      <w:r w:rsidR="004F2EB0" w:rsidRPr="00D0703E">
        <w:rPr>
          <w:rFonts w:ascii="Arial" w:hAnsi="Arial" w:cs="Arial"/>
        </w:rPr>
        <w:instrText xml:space="preserve"> \* MERGEFORMAT </w:instrText>
      </w:r>
      <w:r w:rsidR="0038116E" w:rsidRPr="00D0703E">
        <w:rPr>
          <w:rFonts w:ascii="Arial" w:hAnsi="Arial" w:cs="Arial"/>
        </w:rPr>
      </w:r>
      <w:r w:rsidR="0038116E" w:rsidRPr="00D0703E">
        <w:rPr>
          <w:rFonts w:ascii="Arial" w:hAnsi="Arial" w:cs="Arial"/>
        </w:rPr>
        <w:fldChar w:fldCharType="separate"/>
      </w:r>
      <w:r w:rsidR="007268D1">
        <w:rPr>
          <w:rFonts w:ascii="Arial" w:hAnsi="Arial" w:cs="Arial"/>
        </w:rPr>
        <w:t>15</w:t>
      </w:r>
      <w:r w:rsidR="0038116E" w:rsidRPr="00D0703E">
        <w:rPr>
          <w:rFonts w:ascii="Arial" w:hAnsi="Arial" w:cs="Arial"/>
        </w:rPr>
        <w:fldChar w:fldCharType="end"/>
      </w:r>
      <w:r w:rsidR="0038116E" w:rsidRPr="00D0703E">
        <w:rPr>
          <w:rFonts w:ascii="Arial" w:hAnsi="Arial" w:cs="Arial"/>
        </w:rPr>
        <w:t xml:space="preserve"> and</w:t>
      </w:r>
      <w:r w:rsidRPr="00D0703E">
        <w:rPr>
          <w:rFonts w:ascii="Arial" w:hAnsi="Arial" w:cs="Arial"/>
        </w:rPr>
        <w:t xml:space="preserve"> </w:t>
      </w:r>
      <w:r w:rsidRPr="00D0703E">
        <w:rPr>
          <w:rFonts w:ascii="Arial" w:hAnsi="Arial" w:cs="Arial"/>
        </w:rPr>
        <w:fldChar w:fldCharType="begin"/>
      </w:r>
      <w:r w:rsidRPr="00D0703E">
        <w:rPr>
          <w:rFonts w:ascii="Arial" w:hAnsi="Arial" w:cs="Arial"/>
        </w:rPr>
        <w:instrText xml:space="preserve"> REF _Ref504514815 \w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19</w:t>
      </w:r>
      <w:r w:rsidRPr="00D0703E">
        <w:rPr>
          <w:rFonts w:ascii="Arial" w:hAnsi="Arial" w:cs="Arial"/>
        </w:rPr>
        <w:fldChar w:fldCharType="end"/>
      </w:r>
      <w:r w:rsidRPr="00D0703E">
        <w:rPr>
          <w:rFonts w:ascii="Arial" w:hAnsi="Arial" w:cs="Arial"/>
        </w:rPr>
        <w:t xml:space="preserve">;  </w:t>
      </w:r>
    </w:p>
    <w:p w14:paraId="5EE1ABB4" w14:textId="1F27D868" w:rsidR="00B070F1" w:rsidRPr="00D0703E" w:rsidRDefault="00BE5BFC" w:rsidP="00C930E8">
      <w:pPr>
        <w:pStyle w:val="BowLevel3HeadingAltZ"/>
        <w:widowControl w:val="0"/>
        <w:rPr>
          <w:rFonts w:ascii="Arial" w:hAnsi="Arial" w:cs="Arial"/>
        </w:rPr>
      </w:pPr>
      <w:r w:rsidRPr="00D0703E">
        <w:rPr>
          <w:rFonts w:ascii="Arial" w:hAnsi="Arial" w:cs="Arial"/>
        </w:rPr>
        <w:t>the Supplier’s failure</w:t>
      </w:r>
      <w:r w:rsidR="00B070F1" w:rsidRPr="00D0703E">
        <w:rPr>
          <w:rFonts w:ascii="Arial" w:hAnsi="Arial" w:cs="Arial"/>
        </w:rPr>
        <w:t xml:space="preserve"> to comply with </w:t>
      </w:r>
      <w:r w:rsidR="001A0C0E" w:rsidRPr="00D0703E">
        <w:rPr>
          <w:rFonts w:ascii="Arial" w:hAnsi="Arial" w:cs="Arial"/>
        </w:rPr>
        <w:t>a</w:t>
      </w:r>
      <w:r w:rsidR="009550AA" w:rsidRPr="00D0703E">
        <w:rPr>
          <w:rFonts w:ascii="Arial" w:hAnsi="Arial" w:cs="Arial"/>
        </w:rPr>
        <w:t>pplicable laws</w:t>
      </w:r>
      <w:r w:rsidR="0038116E" w:rsidRPr="00D0703E">
        <w:rPr>
          <w:rFonts w:ascii="Arial" w:hAnsi="Arial" w:cs="Arial"/>
        </w:rPr>
        <w:t xml:space="preserve"> and regulations and/or applicable industry norms and standards</w:t>
      </w:r>
      <w:r w:rsidR="00E56B79" w:rsidRPr="00D0703E">
        <w:rPr>
          <w:rFonts w:ascii="Arial" w:hAnsi="Arial" w:cs="Arial"/>
        </w:rPr>
        <w:t xml:space="preserve"> in the performance of th</w:t>
      </w:r>
      <w:r w:rsidR="00C614F4" w:rsidRPr="00D0703E">
        <w:rPr>
          <w:rFonts w:ascii="Arial" w:hAnsi="Arial" w:cs="Arial"/>
        </w:rPr>
        <w:t>e</w:t>
      </w:r>
      <w:r w:rsidR="00E56B79" w:rsidRPr="00D0703E">
        <w:rPr>
          <w:rFonts w:ascii="Arial" w:hAnsi="Arial" w:cs="Arial"/>
        </w:rPr>
        <w:t xml:space="preserve"> Agreement</w:t>
      </w:r>
      <w:r w:rsidR="00B070F1" w:rsidRPr="00D0703E">
        <w:rPr>
          <w:rFonts w:ascii="Arial" w:hAnsi="Arial" w:cs="Arial"/>
        </w:rPr>
        <w:t>;</w:t>
      </w:r>
    </w:p>
    <w:p w14:paraId="1284F53B" w14:textId="5BCFBE6C" w:rsidR="002474EA" w:rsidRPr="00D0703E" w:rsidRDefault="00B070F1" w:rsidP="00C930E8">
      <w:pPr>
        <w:pStyle w:val="BowLevel3HeadingAltZ"/>
        <w:rPr>
          <w:rFonts w:ascii="Arial" w:hAnsi="Arial" w:cs="Arial"/>
        </w:rPr>
      </w:pPr>
      <w:r w:rsidRPr="00D0703E">
        <w:rPr>
          <w:rFonts w:ascii="Arial" w:hAnsi="Arial" w:cs="Arial"/>
        </w:rPr>
        <w:t xml:space="preserve">the Supplier’s failure to supply </w:t>
      </w:r>
      <w:r w:rsidR="00E73A78" w:rsidRPr="00D0703E">
        <w:rPr>
          <w:rFonts w:ascii="Arial" w:hAnsi="Arial" w:cs="Arial"/>
        </w:rPr>
        <w:t>Ingredients</w:t>
      </w:r>
      <w:r w:rsidRPr="00D0703E">
        <w:rPr>
          <w:rFonts w:ascii="Arial" w:hAnsi="Arial" w:cs="Arial"/>
        </w:rPr>
        <w:t xml:space="preserve"> that conform to </w:t>
      </w:r>
      <w:r w:rsidR="00BE5BFC" w:rsidRPr="00D0703E">
        <w:rPr>
          <w:rFonts w:ascii="Arial" w:hAnsi="Arial" w:cs="Arial"/>
        </w:rPr>
        <w:t>the Specifications</w:t>
      </w:r>
      <w:r w:rsidR="00826526" w:rsidRPr="00D0703E">
        <w:rPr>
          <w:rFonts w:ascii="Arial" w:hAnsi="Arial" w:cs="Arial"/>
        </w:rPr>
        <w:t xml:space="preserve"> or otherwise fails to conform with the provisions of clause </w:t>
      </w:r>
      <w:r w:rsidR="00826526" w:rsidRPr="00D0703E">
        <w:rPr>
          <w:rFonts w:ascii="Arial" w:hAnsi="Arial" w:cs="Arial"/>
        </w:rPr>
        <w:fldChar w:fldCharType="begin"/>
      </w:r>
      <w:r w:rsidR="00826526" w:rsidRPr="00D0703E">
        <w:rPr>
          <w:rFonts w:ascii="Arial" w:hAnsi="Arial" w:cs="Arial"/>
        </w:rPr>
        <w:instrText xml:space="preserve"> REF _Ref501636917 \w \h </w:instrText>
      </w:r>
      <w:r w:rsidR="004F2EB0" w:rsidRPr="00D0703E">
        <w:rPr>
          <w:rFonts w:ascii="Arial" w:hAnsi="Arial" w:cs="Arial"/>
        </w:rPr>
        <w:instrText xml:space="preserve"> \* MERGEFORMAT </w:instrText>
      </w:r>
      <w:r w:rsidR="00826526" w:rsidRPr="00D0703E">
        <w:rPr>
          <w:rFonts w:ascii="Arial" w:hAnsi="Arial" w:cs="Arial"/>
        </w:rPr>
      </w:r>
      <w:r w:rsidR="00826526" w:rsidRPr="00D0703E">
        <w:rPr>
          <w:rFonts w:ascii="Arial" w:hAnsi="Arial" w:cs="Arial"/>
        </w:rPr>
        <w:fldChar w:fldCharType="separate"/>
      </w:r>
      <w:r w:rsidR="007268D1">
        <w:rPr>
          <w:rFonts w:ascii="Arial" w:hAnsi="Arial" w:cs="Arial"/>
        </w:rPr>
        <w:t>6.3</w:t>
      </w:r>
      <w:r w:rsidR="00826526" w:rsidRPr="00D0703E">
        <w:rPr>
          <w:rFonts w:ascii="Arial" w:hAnsi="Arial" w:cs="Arial"/>
        </w:rPr>
        <w:fldChar w:fldCharType="end"/>
      </w:r>
      <w:r w:rsidR="00BE5BFC" w:rsidRPr="00D0703E">
        <w:rPr>
          <w:rFonts w:ascii="Arial" w:hAnsi="Arial" w:cs="Arial"/>
        </w:rPr>
        <w:t xml:space="preserve">; </w:t>
      </w:r>
    </w:p>
    <w:p w14:paraId="11C08DEF" w14:textId="6674EE60" w:rsidR="006A1AD4" w:rsidRPr="00D0703E" w:rsidRDefault="006A1AD4" w:rsidP="006A1AD4">
      <w:pPr>
        <w:pStyle w:val="BowLevel3HeadingAltZ"/>
        <w:rPr>
          <w:rFonts w:ascii="Arial" w:hAnsi="Arial" w:cs="Arial"/>
        </w:rPr>
      </w:pPr>
      <w:r w:rsidRPr="00D0703E">
        <w:rPr>
          <w:rFonts w:ascii="Arial" w:hAnsi="Arial" w:cs="Arial"/>
        </w:rPr>
        <w:t xml:space="preserve">any claim made against </w:t>
      </w:r>
      <w:r w:rsidR="007B606C" w:rsidRPr="00D0703E">
        <w:rPr>
          <w:rFonts w:ascii="Arial" w:hAnsi="Arial" w:cs="Arial"/>
        </w:rPr>
        <w:t>Tiger</w:t>
      </w:r>
      <w:r w:rsidRPr="00D0703E">
        <w:rPr>
          <w:rFonts w:ascii="Arial" w:hAnsi="Arial" w:cs="Arial"/>
        </w:rPr>
        <w:t xml:space="preserve"> by a third party arising out of, or in connection with, the supply of the </w:t>
      </w:r>
      <w:r w:rsidR="00E73A78" w:rsidRPr="00D0703E">
        <w:rPr>
          <w:rFonts w:ascii="Arial" w:hAnsi="Arial" w:cs="Arial"/>
        </w:rPr>
        <w:t>Ingredients</w:t>
      </w:r>
      <w:r w:rsidRPr="00D0703E">
        <w:rPr>
          <w:rFonts w:ascii="Arial" w:hAnsi="Arial" w:cs="Arial"/>
        </w:rPr>
        <w:t xml:space="preserve">, to the extent that such claim arises out of </w:t>
      </w:r>
      <w:r w:rsidR="001428B7" w:rsidRPr="00D0703E">
        <w:rPr>
          <w:rFonts w:ascii="Arial" w:hAnsi="Arial" w:cs="Arial"/>
        </w:rPr>
        <w:t>any</w:t>
      </w:r>
      <w:r w:rsidRPr="00D0703E">
        <w:rPr>
          <w:rFonts w:ascii="Arial" w:hAnsi="Arial" w:cs="Arial"/>
        </w:rPr>
        <w:t xml:space="preserve"> breach, </w:t>
      </w:r>
      <w:r w:rsidR="001428B7" w:rsidRPr="00D0703E">
        <w:rPr>
          <w:rFonts w:ascii="Arial" w:hAnsi="Arial" w:cs="Arial"/>
        </w:rPr>
        <w:t xml:space="preserve">any </w:t>
      </w:r>
      <w:r w:rsidRPr="00D0703E">
        <w:rPr>
          <w:rFonts w:ascii="Arial" w:hAnsi="Arial" w:cs="Arial"/>
        </w:rPr>
        <w:t xml:space="preserve">negligent </w:t>
      </w:r>
      <w:r w:rsidR="00BE5BFC" w:rsidRPr="00D0703E">
        <w:rPr>
          <w:rFonts w:ascii="Arial" w:hAnsi="Arial" w:cs="Arial"/>
        </w:rPr>
        <w:t>act</w:t>
      </w:r>
      <w:r w:rsidR="001428B7" w:rsidRPr="00D0703E">
        <w:rPr>
          <w:rFonts w:ascii="Arial" w:hAnsi="Arial" w:cs="Arial"/>
        </w:rPr>
        <w:t xml:space="preserve"> or omission,</w:t>
      </w:r>
      <w:r w:rsidRPr="00D0703E">
        <w:rPr>
          <w:rFonts w:ascii="Arial" w:hAnsi="Arial" w:cs="Arial"/>
        </w:rPr>
        <w:t xml:space="preserve"> or </w:t>
      </w:r>
      <w:r w:rsidR="001428B7" w:rsidRPr="00D0703E">
        <w:rPr>
          <w:rFonts w:ascii="Arial" w:hAnsi="Arial" w:cs="Arial"/>
        </w:rPr>
        <w:t xml:space="preserve">any </w:t>
      </w:r>
      <w:r w:rsidRPr="00D0703E">
        <w:rPr>
          <w:rFonts w:ascii="Arial" w:hAnsi="Arial" w:cs="Arial"/>
        </w:rPr>
        <w:t>failure or de</w:t>
      </w:r>
      <w:r w:rsidR="00371D42" w:rsidRPr="00D0703E">
        <w:rPr>
          <w:rFonts w:ascii="Arial" w:hAnsi="Arial" w:cs="Arial"/>
        </w:rPr>
        <w:t>lay in performance of the</w:t>
      </w:r>
      <w:r w:rsidRPr="00D0703E">
        <w:rPr>
          <w:rFonts w:ascii="Arial" w:hAnsi="Arial" w:cs="Arial"/>
        </w:rPr>
        <w:t xml:space="preserve"> </w:t>
      </w:r>
      <w:r w:rsidR="002474EA" w:rsidRPr="00D0703E">
        <w:rPr>
          <w:rFonts w:ascii="Arial" w:hAnsi="Arial" w:cs="Arial"/>
        </w:rPr>
        <w:t>A</w:t>
      </w:r>
      <w:r w:rsidRPr="00D0703E">
        <w:rPr>
          <w:rFonts w:ascii="Arial" w:hAnsi="Arial" w:cs="Arial"/>
        </w:rPr>
        <w:t xml:space="preserve">greement </w:t>
      </w:r>
      <w:r w:rsidR="00BE5BFC" w:rsidRPr="00D0703E">
        <w:rPr>
          <w:rFonts w:ascii="Arial" w:hAnsi="Arial" w:cs="Arial"/>
        </w:rPr>
        <w:t xml:space="preserve">(including any </w:t>
      </w:r>
      <w:r w:rsidR="001428B7" w:rsidRPr="00D0703E">
        <w:rPr>
          <w:rFonts w:ascii="Arial" w:hAnsi="Arial" w:cs="Arial"/>
        </w:rPr>
        <w:t xml:space="preserve">obligations, </w:t>
      </w:r>
      <w:r w:rsidR="00BE5BFC" w:rsidRPr="00D0703E">
        <w:rPr>
          <w:rFonts w:ascii="Arial" w:hAnsi="Arial" w:cs="Arial"/>
        </w:rPr>
        <w:t xml:space="preserve">warranties and undertakings) </w:t>
      </w:r>
      <w:r w:rsidRPr="00D0703E">
        <w:rPr>
          <w:rFonts w:ascii="Arial" w:hAnsi="Arial" w:cs="Arial"/>
        </w:rPr>
        <w:t>by the Supplier (</w:t>
      </w:r>
      <w:r w:rsidR="002474EA" w:rsidRPr="00D0703E">
        <w:rPr>
          <w:rFonts w:ascii="Arial" w:hAnsi="Arial" w:cs="Arial"/>
        </w:rPr>
        <w:t>or</w:t>
      </w:r>
      <w:r w:rsidR="0037040B" w:rsidRPr="00D0703E">
        <w:rPr>
          <w:rFonts w:ascii="Arial" w:hAnsi="Arial" w:cs="Arial"/>
        </w:rPr>
        <w:t xml:space="preserve"> its r</w:t>
      </w:r>
      <w:r w:rsidRPr="00D0703E">
        <w:rPr>
          <w:rFonts w:ascii="Arial" w:hAnsi="Arial" w:cs="Arial"/>
        </w:rPr>
        <w:t>epresentatives or permitted subcontractors);</w:t>
      </w:r>
      <w:r w:rsidR="007A03DE" w:rsidRPr="00D0703E">
        <w:rPr>
          <w:rFonts w:ascii="Arial" w:hAnsi="Arial" w:cs="Arial"/>
        </w:rPr>
        <w:t xml:space="preserve"> or</w:t>
      </w:r>
    </w:p>
    <w:p w14:paraId="2311D7D4" w14:textId="61C732DE" w:rsidR="002474EA" w:rsidRPr="00D0703E" w:rsidRDefault="006A1AD4" w:rsidP="006A1AD4">
      <w:pPr>
        <w:pStyle w:val="BowLevel3HeadingAltZ"/>
        <w:rPr>
          <w:rFonts w:ascii="Arial" w:hAnsi="Arial" w:cs="Arial"/>
        </w:rPr>
      </w:pPr>
      <w:r w:rsidRPr="00D0703E">
        <w:rPr>
          <w:rFonts w:ascii="Arial" w:hAnsi="Arial" w:cs="Arial"/>
        </w:rPr>
        <w:t xml:space="preserve">any claim made against </w:t>
      </w:r>
      <w:r w:rsidR="007B606C" w:rsidRPr="00D0703E">
        <w:rPr>
          <w:rFonts w:ascii="Arial" w:hAnsi="Arial" w:cs="Arial"/>
        </w:rPr>
        <w:t>Tiger</w:t>
      </w:r>
      <w:r w:rsidRPr="00D0703E">
        <w:rPr>
          <w:rFonts w:ascii="Arial" w:hAnsi="Arial" w:cs="Arial"/>
        </w:rPr>
        <w:t xml:space="preserve"> by a third party for death, personal injury</w:t>
      </w:r>
      <w:r w:rsidR="00C925AA" w:rsidRPr="00D0703E">
        <w:rPr>
          <w:rFonts w:ascii="Arial" w:hAnsi="Arial" w:cs="Arial"/>
        </w:rPr>
        <w:t>, harm</w:t>
      </w:r>
      <w:r w:rsidRPr="00D0703E">
        <w:rPr>
          <w:rFonts w:ascii="Arial" w:hAnsi="Arial" w:cs="Arial"/>
        </w:rPr>
        <w:t xml:space="preserve"> or damage to property arising out of, or in connection with, defective </w:t>
      </w:r>
      <w:r w:rsidR="00E73A78" w:rsidRPr="00D0703E">
        <w:rPr>
          <w:rFonts w:ascii="Arial" w:hAnsi="Arial" w:cs="Arial"/>
        </w:rPr>
        <w:t>Ingredients</w:t>
      </w:r>
      <w:r w:rsidRPr="00D0703E">
        <w:rPr>
          <w:rFonts w:ascii="Arial" w:hAnsi="Arial" w:cs="Arial"/>
        </w:rPr>
        <w:t xml:space="preserve">, to the extent that the defect in the </w:t>
      </w:r>
      <w:r w:rsidR="00E73A78" w:rsidRPr="00D0703E">
        <w:rPr>
          <w:rFonts w:ascii="Arial" w:hAnsi="Arial" w:cs="Arial"/>
        </w:rPr>
        <w:t>Ingredients</w:t>
      </w:r>
      <w:r w:rsidRPr="00D0703E">
        <w:rPr>
          <w:rFonts w:ascii="Arial" w:hAnsi="Arial" w:cs="Arial"/>
        </w:rPr>
        <w:t xml:space="preserve"> is attributable to the acts or omissions of the Supplier (</w:t>
      </w:r>
      <w:r w:rsidR="002474EA" w:rsidRPr="00D0703E">
        <w:rPr>
          <w:rFonts w:ascii="Arial" w:hAnsi="Arial" w:cs="Arial"/>
        </w:rPr>
        <w:t>or</w:t>
      </w:r>
      <w:r w:rsidR="0037040B" w:rsidRPr="00D0703E">
        <w:rPr>
          <w:rFonts w:ascii="Arial" w:hAnsi="Arial" w:cs="Arial"/>
        </w:rPr>
        <w:t xml:space="preserve"> its r</w:t>
      </w:r>
      <w:r w:rsidRPr="00D0703E">
        <w:rPr>
          <w:rFonts w:ascii="Arial" w:hAnsi="Arial" w:cs="Arial"/>
        </w:rPr>
        <w:t>epresentatives or permitted subcontractors)</w:t>
      </w:r>
      <w:r w:rsidR="007A03DE" w:rsidRPr="00D0703E">
        <w:rPr>
          <w:rFonts w:ascii="Arial" w:hAnsi="Arial" w:cs="Arial"/>
        </w:rPr>
        <w:t>.</w:t>
      </w:r>
    </w:p>
    <w:p w14:paraId="1367FDF6" w14:textId="77777777" w:rsidR="00953FE8" w:rsidRPr="00D0703E" w:rsidRDefault="003D2AD5" w:rsidP="00E277AD">
      <w:pPr>
        <w:pStyle w:val="BowLevel1HeadingAltQ"/>
        <w:rPr>
          <w:rFonts w:ascii="Arial" w:hAnsi="Arial" w:cs="Arial"/>
        </w:rPr>
      </w:pPr>
      <w:bookmarkStart w:id="88" w:name="_Ref504514815"/>
      <w:bookmarkStart w:id="89" w:name="_Ref504519140"/>
      <w:bookmarkStart w:id="90" w:name="_Toc506215783"/>
      <w:r w:rsidRPr="00D0703E">
        <w:rPr>
          <w:rFonts w:ascii="Arial" w:hAnsi="Arial" w:cs="Arial"/>
        </w:rPr>
        <w:t>CONFIDENTIALITY</w:t>
      </w:r>
      <w:bookmarkEnd w:id="88"/>
      <w:bookmarkEnd w:id="89"/>
      <w:bookmarkEnd w:id="90"/>
    </w:p>
    <w:p w14:paraId="0F8CD144" w14:textId="15C70035" w:rsidR="00E277AD" w:rsidRPr="00D0703E" w:rsidRDefault="008C58E8" w:rsidP="00547EFE">
      <w:pPr>
        <w:pStyle w:val="BowLevel2HeadingAltA"/>
        <w:rPr>
          <w:rFonts w:ascii="Arial" w:hAnsi="Arial" w:cs="Arial"/>
        </w:rPr>
      </w:pPr>
      <w:r w:rsidRPr="00D0703E">
        <w:rPr>
          <w:rFonts w:ascii="Arial" w:hAnsi="Arial" w:cs="Arial"/>
        </w:rPr>
        <w:t>The Supplier shall treat any information or data relating to the performance of th</w:t>
      </w:r>
      <w:r w:rsidR="00371D42" w:rsidRPr="00D0703E">
        <w:rPr>
          <w:rFonts w:ascii="Arial" w:hAnsi="Arial" w:cs="Arial"/>
        </w:rPr>
        <w:t>e</w:t>
      </w:r>
      <w:r w:rsidRPr="00D0703E">
        <w:rPr>
          <w:rFonts w:ascii="Arial" w:hAnsi="Arial" w:cs="Arial"/>
        </w:rPr>
        <w:t xml:space="preserve"> Agreement or the business of </w:t>
      </w:r>
      <w:r w:rsidR="007B606C" w:rsidRPr="00D0703E">
        <w:rPr>
          <w:rFonts w:ascii="Arial" w:hAnsi="Arial" w:cs="Arial"/>
        </w:rPr>
        <w:t>Tiger</w:t>
      </w:r>
      <w:r w:rsidRPr="00D0703E">
        <w:rPr>
          <w:rFonts w:ascii="Arial" w:hAnsi="Arial" w:cs="Arial"/>
        </w:rPr>
        <w:t xml:space="preserve"> (even if not marked as being confidential, restricted, secret, proprietary or any similar designation), in whatever format (</w:t>
      </w:r>
      <w:r w:rsidR="00547EFE" w:rsidRPr="00D0703E">
        <w:rPr>
          <w:rFonts w:ascii="Arial" w:hAnsi="Arial" w:cs="Arial"/>
        </w:rPr>
        <w:t xml:space="preserve">including oral, </w:t>
      </w:r>
      <w:r w:rsidRPr="00D0703E">
        <w:rPr>
          <w:rFonts w:ascii="Arial" w:hAnsi="Arial" w:cs="Arial"/>
        </w:rPr>
        <w:t>writ</w:t>
      </w:r>
      <w:r w:rsidR="00547EFE" w:rsidRPr="00D0703E">
        <w:rPr>
          <w:rFonts w:ascii="Arial" w:hAnsi="Arial" w:cs="Arial"/>
        </w:rPr>
        <w:t>ten and</w:t>
      </w:r>
      <w:r w:rsidRPr="00D0703E">
        <w:rPr>
          <w:rFonts w:ascii="Arial" w:hAnsi="Arial" w:cs="Arial"/>
        </w:rPr>
        <w:t xml:space="preserve"> </w:t>
      </w:r>
      <w:r w:rsidR="00547EFE" w:rsidRPr="00D0703E">
        <w:rPr>
          <w:rFonts w:ascii="Arial" w:hAnsi="Arial" w:cs="Arial"/>
        </w:rPr>
        <w:t>electronic communications</w:t>
      </w:r>
      <w:r w:rsidRPr="00D0703E">
        <w:rPr>
          <w:rFonts w:ascii="Arial" w:hAnsi="Arial" w:cs="Arial"/>
        </w:rPr>
        <w:t xml:space="preserve">), which by its nature of content is (i) identifiable as, or (ii) could reasonably be expected to be, confidential and/or proprietary to the business of </w:t>
      </w:r>
      <w:r w:rsidR="007B606C" w:rsidRPr="00D0703E">
        <w:rPr>
          <w:rFonts w:ascii="Arial" w:hAnsi="Arial" w:cs="Arial"/>
        </w:rPr>
        <w:t>Tiger</w:t>
      </w:r>
      <w:r w:rsidRPr="00D0703E">
        <w:rPr>
          <w:rFonts w:ascii="Arial" w:hAnsi="Arial" w:cs="Arial"/>
        </w:rPr>
        <w:t xml:space="preserve"> (</w:t>
      </w:r>
      <w:r w:rsidRPr="00D0703E">
        <w:rPr>
          <w:rFonts w:ascii="Arial" w:hAnsi="Arial" w:cs="Arial"/>
          <w:b/>
        </w:rPr>
        <w:t>Confidential Information</w:t>
      </w:r>
      <w:r w:rsidRPr="00D0703E">
        <w:rPr>
          <w:rFonts w:ascii="Arial" w:hAnsi="Arial" w:cs="Arial"/>
        </w:rPr>
        <w:t>) as confidential</w:t>
      </w:r>
      <w:r w:rsidR="00547EFE" w:rsidRPr="00D0703E">
        <w:rPr>
          <w:rFonts w:ascii="Arial" w:hAnsi="Arial" w:cs="Arial"/>
        </w:rPr>
        <w:t>, and shall take all reasonable steps to maintain the confidentiality</w:t>
      </w:r>
      <w:r w:rsidR="00826526" w:rsidRPr="00D0703E">
        <w:rPr>
          <w:rFonts w:ascii="Arial" w:hAnsi="Arial" w:cs="Arial"/>
        </w:rPr>
        <w:t xml:space="preserve"> and security</w:t>
      </w:r>
      <w:r w:rsidR="00547EFE" w:rsidRPr="00D0703E">
        <w:rPr>
          <w:rFonts w:ascii="Arial" w:hAnsi="Arial" w:cs="Arial"/>
        </w:rPr>
        <w:t xml:space="preserve"> of </w:t>
      </w:r>
      <w:r w:rsidR="00D61EEA" w:rsidRPr="00D0703E">
        <w:rPr>
          <w:rFonts w:ascii="Arial" w:hAnsi="Arial" w:cs="Arial"/>
        </w:rPr>
        <w:t xml:space="preserve">the </w:t>
      </w:r>
      <w:r w:rsidR="00547EFE" w:rsidRPr="00D0703E">
        <w:rPr>
          <w:rFonts w:ascii="Arial" w:hAnsi="Arial" w:cs="Arial"/>
        </w:rPr>
        <w:t>Confidential Information</w:t>
      </w:r>
      <w:r w:rsidRPr="00D0703E">
        <w:rPr>
          <w:rFonts w:ascii="Arial" w:hAnsi="Arial" w:cs="Arial"/>
        </w:rPr>
        <w:t>.</w:t>
      </w:r>
      <w:r w:rsidR="00547EFE" w:rsidRPr="00D0703E">
        <w:rPr>
          <w:rFonts w:ascii="Arial" w:hAnsi="Arial" w:cs="Arial"/>
        </w:rPr>
        <w:t xml:space="preserve"> </w:t>
      </w:r>
    </w:p>
    <w:p w14:paraId="11050E9B" w14:textId="32595DAA" w:rsidR="00E277AD" w:rsidRPr="00D0703E" w:rsidRDefault="00547EFE" w:rsidP="0096655F">
      <w:pPr>
        <w:pStyle w:val="BowLevel2HeadingAltA"/>
        <w:rPr>
          <w:rFonts w:ascii="Arial" w:hAnsi="Arial" w:cs="Arial"/>
        </w:rPr>
      </w:pPr>
      <w:r w:rsidRPr="00D0703E">
        <w:rPr>
          <w:rFonts w:ascii="Arial" w:hAnsi="Arial" w:cs="Arial"/>
        </w:rPr>
        <w:t xml:space="preserve">The Supplier may disclose Confidential Information </w:t>
      </w:r>
      <w:r w:rsidR="009D7B9B" w:rsidRPr="00D0703E">
        <w:rPr>
          <w:rFonts w:ascii="Arial" w:hAnsi="Arial" w:cs="Arial"/>
        </w:rPr>
        <w:t xml:space="preserve">only to </w:t>
      </w:r>
      <w:r w:rsidRPr="00D0703E">
        <w:rPr>
          <w:rFonts w:ascii="Arial" w:hAnsi="Arial" w:cs="Arial"/>
        </w:rPr>
        <w:t xml:space="preserve">persons </w:t>
      </w:r>
      <w:r w:rsidR="00E277AD" w:rsidRPr="00D0703E">
        <w:rPr>
          <w:rFonts w:ascii="Arial" w:hAnsi="Arial" w:cs="Arial"/>
        </w:rPr>
        <w:t>who:</w:t>
      </w:r>
      <w:r w:rsidR="0096655F" w:rsidRPr="00D0703E">
        <w:rPr>
          <w:rFonts w:ascii="Arial" w:hAnsi="Arial" w:cs="Arial"/>
        </w:rPr>
        <w:t xml:space="preserve"> (i) </w:t>
      </w:r>
      <w:r w:rsidR="00E277AD" w:rsidRPr="00D0703E">
        <w:rPr>
          <w:rFonts w:ascii="Arial" w:hAnsi="Arial" w:cs="Arial"/>
        </w:rPr>
        <w:t xml:space="preserve">have a need to know </w:t>
      </w:r>
      <w:r w:rsidRPr="00D0703E">
        <w:rPr>
          <w:rFonts w:ascii="Arial" w:hAnsi="Arial" w:cs="Arial"/>
        </w:rPr>
        <w:t>for the</w:t>
      </w:r>
      <w:r w:rsidR="00B866F2" w:rsidRPr="00D0703E">
        <w:rPr>
          <w:rFonts w:ascii="Arial" w:hAnsi="Arial" w:cs="Arial"/>
        </w:rPr>
        <w:t xml:space="preserve"> </w:t>
      </w:r>
      <w:r w:rsidRPr="00D0703E">
        <w:rPr>
          <w:rFonts w:ascii="Arial" w:hAnsi="Arial" w:cs="Arial"/>
        </w:rPr>
        <w:t>purposes of the Agreement</w:t>
      </w:r>
      <w:r w:rsidR="00E277AD" w:rsidRPr="00D0703E">
        <w:rPr>
          <w:rFonts w:ascii="Arial" w:hAnsi="Arial" w:cs="Arial"/>
        </w:rPr>
        <w:t>;</w:t>
      </w:r>
      <w:r w:rsidR="0096655F" w:rsidRPr="00D0703E">
        <w:rPr>
          <w:rFonts w:ascii="Arial" w:hAnsi="Arial" w:cs="Arial"/>
        </w:rPr>
        <w:t xml:space="preserve"> (ii) </w:t>
      </w:r>
      <w:r w:rsidR="00E277AD" w:rsidRPr="00D0703E">
        <w:rPr>
          <w:rFonts w:ascii="Arial" w:hAnsi="Arial" w:cs="Arial"/>
        </w:rPr>
        <w:t xml:space="preserve">are aware </w:t>
      </w:r>
      <w:r w:rsidRPr="00D0703E">
        <w:rPr>
          <w:rFonts w:ascii="Arial" w:hAnsi="Arial" w:cs="Arial"/>
        </w:rPr>
        <w:t>of the confidential nature of the</w:t>
      </w:r>
      <w:r w:rsidR="00E277AD" w:rsidRPr="00D0703E">
        <w:rPr>
          <w:rFonts w:ascii="Arial" w:hAnsi="Arial" w:cs="Arial"/>
        </w:rPr>
        <w:t xml:space="preserve"> Confidential Information;</w:t>
      </w:r>
      <w:r w:rsidRPr="00D0703E">
        <w:rPr>
          <w:rFonts w:ascii="Arial" w:hAnsi="Arial" w:cs="Arial"/>
        </w:rPr>
        <w:t xml:space="preserve"> </w:t>
      </w:r>
      <w:r w:rsidR="00E277AD" w:rsidRPr="00D0703E">
        <w:rPr>
          <w:rFonts w:ascii="Arial" w:hAnsi="Arial" w:cs="Arial"/>
        </w:rPr>
        <w:t>and</w:t>
      </w:r>
      <w:r w:rsidRPr="00D0703E">
        <w:rPr>
          <w:rFonts w:ascii="Arial" w:hAnsi="Arial" w:cs="Arial"/>
        </w:rPr>
        <w:t xml:space="preserve"> (iii</w:t>
      </w:r>
      <w:r w:rsidR="0096655F" w:rsidRPr="00D0703E">
        <w:rPr>
          <w:rFonts w:ascii="Arial" w:hAnsi="Arial" w:cs="Arial"/>
        </w:rPr>
        <w:t xml:space="preserve">) </w:t>
      </w:r>
      <w:r w:rsidR="00B866F2" w:rsidRPr="00D0703E">
        <w:rPr>
          <w:rFonts w:ascii="Arial" w:hAnsi="Arial" w:cs="Arial"/>
        </w:rPr>
        <w:t>have undertaken to maintain the confidentiality of such Confidential Information</w:t>
      </w:r>
      <w:r w:rsidR="00E277AD" w:rsidRPr="00D0703E">
        <w:rPr>
          <w:rFonts w:ascii="Arial" w:hAnsi="Arial" w:cs="Arial"/>
        </w:rPr>
        <w:t>.</w:t>
      </w:r>
    </w:p>
    <w:p w14:paraId="377005FF" w14:textId="3371B9B7" w:rsidR="00730D4F" w:rsidRPr="00D0703E" w:rsidRDefault="00E277AD" w:rsidP="002679A2">
      <w:pPr>
        <w:pStyle w:val="BowLevel2HeadingAltA"/>
        <w:rPr>
          <w:rFonts w:ascii="Arial" w:hAnsi="Arial" w:cs="Arial"/>
        </w:rPr>
      </w:pPr>
      <w:r w:rsidRPr="00D0703E">
        <w:rPr>
          <w:rFonts w:ascii="Arial" w:hAnsi="Arial" w:cs="Arial"/>
        </w:rPr>
        <w:t xml:space="preserve">The Parties acknowledge that any breach of any of the provisions of this clause </w:t>
      </w:r>
      <w:del w:id="91" w:author="Rodney Nel" w:date="2023-05-03T10:27:00Z">
        <w:r w:rsidR="00FB3626" w:rsidRPr="00D0703E" w:rsidDel="00981371">
          <w:rPr>
            <w:rFonts w:ascii="Arial" w:hAnsi="Arial" w:cs="Arial"/>
          </w:rPr>
          <w:fldChar w:fldCharType="begin"/>
        </w:r>
        <w:r w:rsidR="00FB3626" w:rsidRPr="00D0703E" w:rsidDel="00981371">
          <w:rPr>
            <w:rFonts w:ascii="Arial" w:hAnsi="Arial" w:cs="Arial"/>
          </w:rPr>
          <w:delInstrText xml:space="preserve"> REF _Ref504514815 \r \h </w:delInstrText>
        </w:r>
        <w:r w:rsidR="004F2EB0" w:rsidRPr="00D0703E" w:rsidDel="00981371">
          <w:rPr>
            <w:rFonts w:ascii="Arial" w:hAnsi="Arial" w:cs="Arial"/>
          </w:rPr>
          <w:delInstrText xml:space="preserve"> \* MERGEFORMAT </w:delInstrText>
        </w:r>
        <w:r w:rsidR="00FB3626" w:rsidRPr="00D0703E" w:rsidDel="00981371">
          <w:rPr>
            <w:rFonts w:ascii="Arial" w:hAnsi="Arial" w:cs="Arial"/>
          </w:rPr>
        </w:r>
        <w:r w:rsidR="00FB3626" w:rsidRPr="00D0703E" w:rsidDel="00981371">
          <w:rPr>
            <w:rFonts w:ascii="Arial" w:hAnsi="Arial" w:cs="Arial"/>
          </w:rPr>
          <w:fldChar w:fldCharType="separate"/>
        </w:r>
        <w:r w:rsidR="007268D1" w:rsidDel="00981371">
          <w:rPr>
            <w:rFonts w:ascii="Arial" w:hAnsi="Arial" w:cs="Arial"/>
          </w:rPr>
          <w:delText>19</w:delText>
        </w:r>
        <w:r w:rsidR="00FB3626" w:rsidRPr="00D0703E" w:rsidDel="00981371">
          <w:rPr>
            <w:rFonts w:ascii="Arial" w:hAnsi="Arial" w:cs="Arial"/>
          </w:rPr>
          <w:fldChar w:fldCharType="end"/>
        </w:r>
        <w:r w:rsidRPr="00D0703E" w:rsidDel="00981371">
          <w:rPr>
            <w:rFonts w:ascii="Arial" w:hAnsi="Arial" w:cs="Arial"/>
          </w:rPr>
          <w:delText xml:space="preserve"> </w:delText>
        </w:r>
      </w:del>
      <w:ins w:id="92" w:author="Rodney Nel" w:date="2023-05-03T10:27:00Z">
        <w:r w:rsidR="00F56AFD">
          <w:rPr>
            <w:rFonts w:ascii="Arial" w:hAnsi="Arial" w:cs="Arial"/>
          </w:rPr>
          <w:t>1</w:t>
        </w:r>
        <w:r w:rsidR="00981371">
          <w:rPr>
            <w:rFonts w:ascii="Arial" w:hAnsi="Arial" w:cs="Arial"/>
          </w:rPr>
          <w:t>8</w:t>
        </w:r>
        <w:r w:rsidR="00981371" w:rsidRPr="00D0703E">
          <w:rPr>
            <w:rFonts w:ascii="Arial" w:hAnsi="Arial" w:cs="Arial"/>
          </w:rPr>
          <w:t xml:space="preserve"> </w:t>
        </w:r>
      </w:ins>
      <w:r w:rsidRPr="00D0703E">
        <w:rPr>
          <w:rFonts w:ascii="Arial" w:hAnsi="Arial" w:cs="Arial"/>
        </w:rPr>
        <w:t xml:space="preserve">shall cause harm for which there is no adequate remedy at law and the Parties hereby agree that in the event of any breach of, or threatened breach of, any of the provisions of this clause </w:t>
      </w:r>
      <w:r w:rsidR="00FB3626" w:rsidRPr="00D0703E">
        <w:rPr>
          <w:rFonts w:ascii="Arial" w:hAnsi="Arial" w:cs="Arial"/>
        </w:rPr>
        <w:fldChar w:fldCharType="begin"/>
      </w:r>
      <w:r w:rsidR="00FB3626" w:rsidRPr="00D0703E">
        <w:rPr>
          <w:rFonts w:ascii="Arial" w:hAnsi="Arial" w:cs="Arial"/>
        </w:rPr>
        <w:instrText xml:space="preserve"> REF _Ref504514815 \r \h </w:instrText>
      </w:r>
      <w:r w:rsidR="004F2EB0" w:rsidRPr="00D0703E">
        <w:rPr>
          <w:rFonts w:ascii="Arial" w:hAnsi="Arial" w:cs="Arial"/>
        </w:rPr>
        <w:instrText xml:space="preserve"> \* MERGEFORMAT </w:instrText>
      </w:r>
      <w:r w:rsidR="00FB3626" w:rsidRPr="00D0703E">
        <w:rPr>
          <w:rFonts w:ascii="Arial" w:hAnsi="Arial" w:cs="Arial"/>
        </w:rPr>
      </w:r>
      <w:r w:rsidR="00FB3626" w:rsidRPr="00D0703E">
        <w:rPr>
          <w:rFonts w:ascii="Arial" w:hAnsi="Arial" w:cs="Arial"/>
        </w:rPr>
        <w:fldChar w:fldCharType="separate"/>
      </w:r>
      <w:r w:rsidR="007268D1">
        <w:rPr>
          <w:rFonts w:ascii="Arial" w:hAnsi="Arial" w:cs="Arial"/>
        </w:rPr>
        <w:t>1</w:t>
      </w:r>
      <w:del w:id="93" w:author="Rodney Nel" w:date="2023-05-03T10:27:00Z">
        <w:r w:rsidR="007268D1" w:rsidDel="00F56AFD">
          <w:rPr>
            <w:rFonts w:ascii="Arial" w:hAnsi="Arial" w:cs="Arial"/>
          </w:rPr>
          <w:delText>9</w:delText>
        </w:r>
      </w:del>
      <w:r w:rsidR="00FB3626" w:rsidRPr="00D0703E">
        <w:rPr>
          <w:rFonts w:ascii="Arial" w:hAnsi="Arial" w:cs="Arial"/>
        </w:rPr>
        <w:fldChar w:fldCharType="end"/>
      </w:r>
      <w:ins w:id="94" w:author="Rodney Nel" w:date="2023-05-03T10:27:00Z">
        <w:r w:rsidR="00F56AFD">
          <w:rPr>
            <w:rFonts w:ascii="Arial" w:hAnsi="Arial" w:cs="Arial"/>
          </w:rPr>
          <w:t>8</w:t>
        </w:r>
      </w:ins>
      <w:r w:rsidRPr="00D0703E">
        <w:rPr>
          <w:rFonts w:ascii="Arial" w:hAnsi="Arial" w:cs="Arial"/>
        </w:rPr>
        <w:t xml:space="preserve">, </w:t>
      </w:r>
      <w:r w:rsidR="007B606C" w:rsidRPr="00D0703E">
        <w:rPr>
          <w:rFonts w:ascii="Arial" w:hAnsi="Arial" w:cs="Arial"/>
        </w:rPr>
        <w:t>Tiger</w:t>
      </w:r>
      <w:r w:rsidRPr="00D0703E">
        <w:rPr>
          <w:rFonts w:ascii="Arial" w:hAnsi="Arial" w:cs="Arial"/>
        </w:rPr>
        <w:t xml:space="preserve"> shall be entitled to be indemnified by the </w:t>
      </w:r>
      <w:r w:rsidR="00D61EEA" w:rsidRPr="00D0703E">
        <w:rPr>
          <w:rFonts w:ascii="Arial" w:hAnsi="Arial" w:cs="Arial"/>
        </w:rPr>
        <w:t>Supplier</w:t>
      </w:r>
      <w:r w:rsidRPr="00D0703E">
        <w:rPr>
          <w:rFonts w:ascii="Arial" w:hAnsi="Arial" w:cs="Arial"/>
        </w:rPr>
        <w:t xml:space="preserve"> for </w:t>
      </w:r>
      <w:r w:rsidRPr="00D0703E">
        <w:rPr>
          <w:rFonts w:ascii="Arial" w:hAnsi="Arial" w:cs="Arial"/>
        </w:rPr>
        <w:lastRenderedPageBreak/>
        <w:t xml:space="preserve">any liability, loss, or damages suffered as a result of the </w:t>
      </w:r>
      <w:r w:rsidR="00D61EEA" w:rsidRPr="00D0703E">
        <w:rPr>
          <w:rFonts w:ascii="Arial" w:hAnsi="Arial" w:cs="Arial"/>
        </w:rPr>
        <w:t>Supplier’s</w:t>
      </w:r>
      <w:r w:rsidRPr="00D0703E">
        <w:rPr>
          <w:rFonts w:ascii="Arial" w:hAnsi="Arial" w:cs="Arial"/>
        </w:rPr>
        <w:t xml:space="preserve"> breach of any of the provisions of this clause </w:t>
      </w:r>
      <w:r w:rsidR="00FB3626" w:rsidRPr="00D0703E">
        <w:rPr>
          <w:rFonts w:ascii="Arial" w:hAnsi="Arial" w:cs="Arial"/>
        </w:rPr>
        <w:fldChar w:fldCharType="begin"/>
      </w:r>
      <w:r w:rsidR="00FB3626" w:rsidRPr="00D0703E">
        <w:rPr>
          <w:rFonts w:ascii="Arial" w:hAnsi="Arial" w:cs="Arial"/>
        </w:rPr>
        <w:instrText xml:space="preserve"> REF _Ref504514815 \r \h </w:instrText>
      </w:r>
      <w:r w:rsidR="004F2EB0" w:rsidRPr="00D0703E">
        <w:rPr>
          <w:rFonts w:ascii="Arial" w:hAnsi="Arial" w:cs="Arial"/>
        </w:rPr>
        <w:instrText xml:space="preserve"> \* MERGEFORMAT </w:instrText>
      </w:r>
      <w:r w:rsidR="00FB3626" w:rsidRPr="00D0703E">
        <w:rPr>
          <w:rFonts w:ascii="Arial" w:hAnsi="Arial" w:cs="Arial"/>
        </w:rPr>
      </w:r>
      <w:r w:rsidR="00FB3626" w:rsidRPr="00D0703E">
        <w:rPr>
          <w:rFonts w:ascii="Arial" w:hAnsi="Arial" w:cs="Arial"/>
        </w:rPr>
        <w:fldChar w:fldCharType="separate"/>
      </w:r>
      <w:r w:rsidR="007268D1">
        <w:rPr>
          <w:rFonts w:ascii="Arial" w:hAnsi="Arial" w:cs="Arial"/>
        </w:rPr>
        <w:t>1</w:t>
      </w:r>
      <w:del w:id="95" w:author="Rodney Nel" w:date="2023-05-03T10:27:00Z">
        <w:r w:rsidR="007268D1" w:rsidDel="00F56AFD">
          <w:rPr>
            <w:rFonts w:ascii="Arial" w:hAnsi="Arial" w:cs="Arial"/>
          </w:rPr>
          <w:delText>9</w:delText>
        </w:r>
      </w:del>
      <w:r w:rsidR="00FB3626" w:rsidRPr="00D0703E">
        <w:rPr>
          <w:rFonts w:ascii="Arial" w:hAnsi="Arial" w:cs="Arial"/>
        </w:rPr>
        <w:fldChar w:fldCharType="end"/>
      </w:r>
      <w:ins w:id="96" w:author="Rodney Nel" w:date="2023-05-03T10:27:00Z">
        <w:r w:rsidR="00F56AFD">
          <w:rPr>
            <w:rFonts w:ascii="Arial" w:hAnsi="Arial" w:cs="Arial"/>
          </w:rPr>
          <w:t>8</w:t>
        </w:r>
      </w:ins>
      <w:r w:rsidRPr="00D0703E">
        <w:rPr>
          <w:rFonts w:ascii="Arial" w:hAnsi="Arial" w:cs="Arial"/>
        </w:rPr>
        <w:t>.</w:t>
      </w:r>
      <w:bookmarkEnd w:id="36"/>
    </w:p>
    <w:p w14:paraId="395FA2C6" w14:textId="56C9EC5A" w:rsidR="00210547" w:rsidRPr="00D0703E" w:rsidRDefault="00210547" w:rsidP="002679A2">
      <w:pPr>
        <w:pStyle w:val="BowLevel2HeadingAltA"/>
        <w:rPr>
          <w:rFonts w:ascii="Arial" w:hAnsi="Arial" w:cs="Arial"/>
        </w:rPr>
      </w:pPr>
      <w:r w:rsidRPr="00D0703E">
        <w:rPr>
          <w:rFonts w:ascii="Arial" w:hAnsi="Arial" w:cs="Arial"/>
        </w:rPr>
        <w:t xml:space="preserve">The provisions of this clause </w:t>
      </w:r>
      <w:r w:rsidRPr="00D0703E">
        <w:rPr>
          <w:rFonts w:ascii="Arial" w:hAnsi="Arial" w:cs="Arial"/>
        </w:rPr>
        <w:fldChar w:fldCharType="begin"/>
      </w:r>
      <w:r w:rsidRPr="00D0703E">
        <w:rPr>
          <w:rFonts w:ascii="Arial" w:hAnsi="Arial" w:cs="Arial"/>
        </w:rPr>
        <w:instrText xml:space="preserve"> REF _Ref504514815 \w \h </w:instrText>
      </w:r>
      <w:r w:rsidR="004F2EB0" w:rsidRPr="00D0703E">
        <w:rPr>
          <w:rFonts w:ascii="Arial" w:hAnsi="Arial" w:cs="Arial"/>
        </w:rPr>
        <w:instrText xml:space="preserve"> \* MERGEFORMAT </w:instrText>
      </w:r>
      <w:r w:rsidRPr="00D0703E">
        <w:rPr>
          <w:rFonts w:ascii="Arial" w:hAnsi="Arial" w:cs="Arial"/>
        </w:rPr>
      </w:r>
      <w:r w:rsidRPr="00D0703E">
        <w:rPr>
          <w:rFonts w:ascii="Arial" w:hAnsi="Arial" w:cs="Arial"/>
        </w:rPr>
        <w:fldChar w:fldCharType="separate"/>
      </w:r>
      <w:r w:rsidR="007268D1">
        <w:rPr>
          <w:rFonts w:ascii="Arial" w:hAnsi="Arial" w:cs="Arial"/>
        </w:rPr>
        <w:t>1</w:t>
      </w:r>
      <w:del w:id="97" w:author="Rodney Nel" w:date="2023-05-03T10:28:00Z">
        <w:r w:rsidR="007268D1" w:rsidDel="00F56AFD">
          <w:rPr>
            <w:rFonts w:ascii="Arial" w:hAnsi="Arial" w:cs="Arial"/>
          </w:rPr>
          <w:delText>9</w:delText>
        </w:r>
      </w:del>
      <w:r w:rsidRPr="00D0703E">
        <w:rPr>
          <w:rFonts w:ascii="Arial" w:hAnsi="Arial" w:cs="Arial"/>
        </w:rPr>
        <w:fldChar w:fldCharType="end"/>
      </w:r>
      <w:ins w:id="98" w:author="Rodney Nel" w:date="2023-05-03T10:28:00Z">
        <w:r w:rsidR="00F56AFD">
          <w:rPr>
            <w:rFonts w:ascii="Arial" w:hAnsi="Arial" w:cs="Arial"/>
          </w:rPr>
          <w:t>8</w:t>
        </w:r>
      </w:ins>
      <w:r w:rsidRPr="00D0703E">
        <w:rPr>
          <w:rFonts w:ascii="Arial" w:hAnsi="Arial" w:cs="Arial"/>
        </w:rPr>
        <w:t xml:space="preserve"> shall survive t</w:t>
      </w:r>
      <w:r w:rsidR="00C614F4" w:rsidRPr="00D0703E">
        <w:rPr>
          <w:rFonts w:ascii="Arial" w:hAnsi="Arial" w:cs="Arial"/>
        </w:rPr>
        <w:t>he expiry or termination of the</w:t>
      </w:r>
      <w:r w:rsidRPr="00D0703E">
        <w:rPr>
          <w:rFonts w:ascii="Arial" w:hAnsi="Arial" w:cs="Arial"/>
        </w:rPr>
        <w:t xml:space="preserve"> Agreement.</w:t>
      </w:r>
    </w:p>
    <w:p w14:paraId="07F8F78A" w14:textId="3A5AF4A0" w:rsidR="00AD7ED3" w:rsidRPr="00D0703E" w:rsidRDefault="00605E77" w:rsidP="00AD7ED3">
      <w:pPr>
        <w:pStyle w:val="BowLevel1HeadingAltQ"/>
        <w:rPr>
          <w:rFonts w:ascii="Arial" w:hAnsi="Arial" w:cs="Arial"/>
        </w:rPr>
      </w:pPr>
      <w:bookmarkStart w:id="99" w:name="_Toc506215785"/>
      <w:r w:rsidRPr="00D0703E">
        <w:rPr>
          <w:rFonts w:ascii="Arial" w:hAnsi="Arial" w:cs="Arial"/>
        </w:rPr>
        <w:t>FORCE MAJEURE</w:t>
      </w:r>
      <w:bookmarkEnd w:id="99"/>
    </w:p>
    <w:p w14:paraId="4A022304" w14:textId="4C5EB42B" w:rsidR="0062035C" w:rsidRPr="00D0703E" w:rsidRDefault="007F498B" w:rsidP="0062035C">
      <w:pPr>
        <w:pStyle w:val="BowLevel2HeadingAltA"/>
        <w:rPr>
          <w:rFonts w:ascii="Arial" w:hAnsi="Arial" w:cs="Arial"/>
        </w:rPr>
      </w:pPr>
      <w:bookmarkStart w:id="100" w:name="_Ref504509662"/>
      <w:r w:rsidRPr="00D0703E">
        <w:rPr>
          <w:rFonts w:ascii="Arial" w:hAnsi="Arial" w:cs="Arial"/>
        </w:rPr>
        <w:t xml:space="preserve">Should </w:t>
      </w:r>
      <w:r w:rsidR="0058181F" w:rsidRPr="00D0703E">
        <w:rPr>
          <w:rFonts w:ascii="Arial" w:hAnsi="Arial" w:cs="Arial"/>
        </w:rPr>
        <w:t>a</w:t>
      </w:r>
      <w:r w:rsidRPr="00D0703E">
        <w:rPr>
          <w:rFonts w:ascii="Arial" w:hAnsi="Arial" w:cs="Arial"/>
        </w:rPr>
        <w:t xml:space="preserve"> Party (</w:t>
      </w:r>
      <w:r w:rsidR="00323359" w:rsidRPr="00D0703E">
        <w:rPr>
          <w:rFonts w:ascii="Arial" w:hAnsi="Arial" w:cs="Arial"/>
        </w:rPr>
        <w:t xml:space="preserve">the </w:t>
      </w:r>
      <w:r w:rsidR="00323359" w:rsidRPr="00D0703E">
        <w:rPr>
          <w:rFonts w:ascii="Arial" w:hAnsi="Arial" w:cs="Arial"/>
          <w:b/>
        </w:rPr>
        <w:t>Affected Party</w:t>
      </w:r>
      <w:r w:rsidR="00323359" w:rsidRPr="00D0703E">
        <w:rPr>
          <w:rFonts w:ascii="Arial" w:hAnsi="Arial" w:cs="Arial"/>
        </w:rPr>
        <w:t>) be prevented</w:t>
      </w:r>
      <w:r w:rsidR="0058181F" w:rsidRPr="00D0703E">
        <w:rPr>
          <w:rFonts w:ascii="Arial" w:hAnsi="Arial" w:cs="Arial"/>
        </w:rPr>
        <w:t>, delayed or hindered</w:t>
      </w:r>
      <w:r w:rsidR="00323359" w:rsidRPr="00D0703E">
        <w:rPr>
          <w:rFonts w:ascii="Arial" w:hAnsi="Arial" w:cs="Arial"/>
        </w:rPr>
        <w:t xml:space="preserve"> </w:t>
      </w:r>
      <w:r w:rsidR="0058181F" w:rsidRPr="00D0703E">
        <w:rPr>
          <w:rFonts w:ascii="Arial" w:hAnsi="Arial" w:cs="Arial"/>
        </w:rPr>
        <w:t>in or from performing</w:t>
      </w:r>
      <w:r w:rsidR="00323359" w:rsidRPr="00D0703E">
        <w:rPr>
          <w:rFonts w:ascii="Arial" w:hAnsi="Arial" w:cs="Arial"/>
        </w:rPr>
        <w:t xml:space="preserve"> any of its obligati</w:t>
      </w:r>
      <w:r w:rsidR="0058181F" w:rsidRPr="00D0703E">
        <w:rPr>
          <w:rFonts w:ascii="Arial" w:hAnsi="Arial" w:cs="Arial"/>
        </w:rPr>
        <w:t>ons in terms of th</w:t>
      </w:r>
      <w:r w:rsidR="0062035C" w:rsidRPr="00D0703E">
        <w:rPr>
          <w:rFonts w:ascii="Arial" w:hAnsi="Arial" w:cs="Arial"/>
        </w:rPr>
        <w:t>e</w:t>
      </w:r>
      <w:r w:rsidR="0058181F" w:rsidRPr="00D0703E">
        <w:rPr>
          <w:rFonts w:ascii="Arial" w:hAnsi="Arial" w:cs="Arial"/>
        </w:rPr>
        <w:t xml:space="preserve"> Agreement by</w:t>
      </w:r>
      <w:r w:rsidR="00E344ED" w:rsidRPr="00D0703E">
        <w:rPr>
          <w:rFonts w:ascii="Arial" w:hAnsi="Arial" w:cs="Arial"/>
        </w:rPr>
        <w:t xml:space="preserve"> an event, circumstance or condition that is unforeseeable and is beyond either Party's (</w:t>
      </w:r>
      <w:r w:rsidR="0062035C" w:rsidRPr="00D0703E">
        <w:rPr>
          <w:rFonts w:ascii="Arial" w:hAnsi="Arial" w:cs="Arial"/>
        </w:rPr>
        <w:t xml:space="preserve">or its permitted subcontractor’s) </w:t>
      </w:r>
      <w:r w:rsidR="00E344ED" w:rsidRPr="00D0703E">
        <w:rPr>
          <w:rFonts w:ascii="Arial" w:hAnsi="Arial" w:cs="Arial"/>
        </w:rPr>
        <w:t>control (</w:t>
      </w:r>
      <w:r w:rsidR="00E344ED" w:rsidRPr="00D0703E">
        <w:rPr>
          <w:rFonts w:ascii="Arial" w:hAnsi="Arial" w:cs="Arial"/>
          <w:b/>
        </w:rPr>
        <w:t>Force Majeure</w:t>
      </w:r>
      <w:r w:rsidR="00E344ED" w:rsidRPr="00D0703E">
        <w:rPr>
          <w:rFonts w:ascii="Arial" w:hAnsi="Arial" w:cs="Arial"/>
        </w:rPr>
        <w:t>)</w:t>
      </w:r>
      <w:r w:rsidR="0058181F" w:rsidRPr="00D0703E">
        <w:rPr>
          <w:rFonts w:ascii="Arial" w:hAnsi="Arial" w:cs="Arial"/>
        </w:rPr>
        <w:t>, the Affected Par</w:t>
      </w:r>
      <w:r w:rsidR="0062035C" w:rsidRPr="00D0703E">
        <w:rPr>
          <w:rFonts w:ascii="Arial" w:hAnsi="Arial" w:cs="Arial"/>
        </w:rPr>
        <w:t>ty shall not be in breach of the</w:t>
      </w:r>
      <w:r w:rsidR="0058181F" w:rsidRPr="00D0703E">
        <w:rPr>
          <w:rFonts w:ascii="Arial" w:hAnsi="Arial" w:cs="Arial"/>
        </w:rPr>
        <w:t xml:space="preserve"> Agreement or otherwise liable for any such </w:t>
      </w:r>
      <w:r w:rsidR="009221CF" w:rsidRPr="00D0703E">
        <w:rPr>
          <w:rFonts w:ascii="Arial" w:hAnsi="Arial" w:cs="Arial"/>
        </w:rPr>
        <w:t>prevention of</w:t>
      </w:r>
      <w:r w:rsidR="0058181F" w:rsidRPr="00D0703E">
        <w:rPr>
          <w:rFonts w:ascii="Arial" w:hAnsi="Arial" w:cs="Arial"/>
        </w:rPr>
        <w:t xml:space="preserve"> or delay in the performance of such obligations. </w:t>
      </w:r>
      <w:r w:rsidR="0062035C" w:rsidRPr="00D0703E">
        <w:rPr>
          <w:rFonts w:ascii="Arial" w:hAnsi="Arial" w:cs="Arial"/>
        </w:rPr>
        <w:t xml:space="preserve">Force Majeure may </w:t>
      </w:r>
      <w:r w:rsidR="00FD2C54" w:rsidRPr="00D0703E">
        <w:rPr>
          <w:rFonts w:ascii="Arial" w:hAnsi="Arial" w:cs="Arial"/>
        </w:rPr>
        <w:t>include</w:t>
      </w:r>
      <w:r w:rsidR="0062035C" w:rsidRPr="00D0703E">
        <w:rPr>
          <w:rFonts w:ascii="Arial" w:hAnsi="Arial" w:cs="Arial"/>
        </w:rPr>
        <w:t xml:space="preserve"> orders of any government bodies; strikes, lockouts and other labour disturbances (even if terminable by the </w:t>
      </w:r>
      <w:r w:rsidR="00AF77F1" w:rsidRPr="00D0703E">
        <w:rPr>
          <w:rFonts w:ascii="Arial" w:hAnsi="Arial" w:cs="Arial"/>
        </w:rPr>
        <w:t>A</w:t>
      </w:r>
      <w:r w:rsidR="0062035C" w:rsidRPr="00D0703E">
        <w:rPr>
          <w:rFonts w:ascii="Arial" w:hAnsi="Arial" w:cs="Arial"/>
        </w:rPr>
        <w:t>ffected Party's acceding to the demands of a</w:t>
      </w:r>
      <w:r w:rsidR="0086550A" w:rsidRPr="00D0703E">
        <w:rPr>
          <w:rFonts w:ascii="Arial" w:hAnsi="Arial" w:cs="Arial"/>
        </w:rPr>
        <w:t>n</w:t>
      </w:r>
      <w:r w:rsidR="0062035C" w:rsidRPr="00D0703E">
        <w:rPr>
          <w:rFonts w:ascii="Arial" w:hAnsi="Arial" w:cs="Arial"/>
        </w:rPr>
        <w:t xml:space="preserve">y labour group); war, riots, terrorism and civil insurrection; fires, floods, earthquakes; loss of public utilities beyond the control of the Affected Party. For the avoidance of doubt, an event, circumstance or condition that could have been prevented by a Party (or its permitted subcontractor) is not a Force Majeure. </w:t>
      </w:r>
    </w:p>
    <w:p w14:paraId="753D2273" w14:textId="0D83822D" w:rsidR="009221CF" w:rsidRPr="00D0703E" w:rsidRDefault="0062035C" w:rsidP="0062035C">
      <w:pPr>
        <w:pStyle w:val="BowLevel2HeadingAltA"/>
        <w:rPr>
          <w:rFonts w:ascii="Arial" w:hAnsi="Arial" w:cs="Arial"/>
        </w:rPr>
      </w:pPr>
      <w:bookmarkStart w:id="101" w:name="_Ref506467739"/>
      <w:r w:rsidRPr="00D0703E">
        <w:rPr>
          <w:rFonts w:ascii="Arial" w:hAnsi="Arial" w:cs="Arial"/>
        </w:rPr>
        <w:t xml:space="preserve">If </w:t>
      </w:r>
      <w:r w:rsidR="009221CF" w:rsidRPr="00D0703E">
        <w:rPr>
          <w:rFonts w:ascii="Arial" w:hAnsi="Arial" w:cs="Arial"/>
        </w:rPr>
        <w:t>t</w:t>
      </w:r>
      <w:r w:rsidR="00323359" w:rsidRPr="00D0703E">
        <w:rPr>
          <w:rFonts w:ascii="Arial" w:hAnsi="Arial" w:cs="Arial"/>
        </w:rPr>
        <w:t xml:space="preserve">he Affected Party </w:t>
      </w:r>
      <w:r w:rsidRPr="00D0703E">
        <w:rPr>
          <w:rFonts w:ascii="Arial" w:hAnsi="Arial" w:cs="Arial"/>
        </w:rPr>
        <w:t xml:space="preserve">is prevented, delayed or hindered in or from performing any of its obligations by Force Majeure, the Affected Party </w:t>
      </w:r>
      <w:r w:rsidR="00323359" w:rsidRPr="00D0703E">
        <w:rPr>
          <w:rFonts w:ascii="Arial" w:hAnsi="Arial" w:cs="Arial"/>
        </w:rPr>
        <w:t>shall</w:t>
      </w:r>
      <w:r w:rsidR="009221CF" w:rsidRPr="00D0703E">
        <w:rPr>
          <w:rFonts w:ascii="Arial" w:hAnsi="Arial" w:cs="Arial"/>
        </w:rPr>
        <w:t>:</w:t>
      </w:r>
      <w:bookmarkEnd w:id="100"/>
      <w:bookmarkEnd w:id="101"/>
    </w:p>
    <w:p w14:paraId="455F9442" w14:textId="77777777" w:rsidR="009221CF" w:rsidRPr="00D0703E" w:rsidRDefault="00323359" w:rsidP="009221CF">
      <w:pPr>
        <w:pStyle w:val="BowLevel3HeadingAltZ"/>
        <w:rPr>
          <w:rFonts w:ascii="Arial" w:hAnsi="Arial" w:cs="Arial"/>
        </w:rPr>
      </w:pPr>
      <w:r w:rsidRPr="00D0703E">
        <w:rPr>
          <w:rFonts w:ascii="Arial" w:hAnsi="Arial" w:cs="Arial"/>
        </w:rPr>
        <w:t>promptly notify the</w:t>
      </w:r>
      <w:r w:rsidR="009221CF" w:rsidRPr="00D0703E">
        <w:rPr>
          <w:rFonts w:ascii="Arial" w:hAnsi="Arial" w:cs="Arial"/>
        </w:rPr>
        <w:t xml:space="preserve"> other Party</w:t>
      </w:r>
      <w:r w:rsidRPr="00D0703E">
        <w:rPr>
          <w:rFonts w:ascii="Arial" w:hAnsi="Arial" w:cs="Arial"/>
        </w:rPr>
        <w:t xml:space="preserve"> in writing of </w:t>
      </w:r>
      <w:r w:rsidR="009221CF" w:rsidRPr="00D0703E">
        <w:rPr>
          <w:rFonts w:ascii="Arial" w:hAnsi="Arial" w:cs="Arial"/>
        </w:rPr>
        <w:t>the cause and estimated duration of such prevention or delay;</w:t>
      </w:r>
    </w:p>
    <w:p w14:paraId="7EC772D4" w14:textId="77777777" w:rsidR="00607350" w:rsidRPr="00D0703E" w:rsidRDefault="009221CF" w:rsidP="009221CF">
      <w:pPr>
        <w:pStyle w:val="BowLevel3HeadingAltZ"/>
        <w:rPr>
          <w:rFonts w:ascii="Arial" w:hAnsi="Arial" w:cs="Arial"/>
        </w:rPr>
      </w:pPr>
      <w:r w:rsidRPr="00D0703E">
        <w:rPr>
          <w:rFonts w:ascii="Arial" w:hAnsi="Arial" w:cs="Arial"/>
        </w:rPr>
        <w:t>exercise due diligence to shorten, avoid and or mitigate the adverse effects of such prevention or delay, and shall keep the other Party informed of its efforts and the estimated continuance of the delay</w:t>
      </w:r>
      <w:r w:rsidR="00607350" w:rsidRPr="00D0703E">
        <w:rPr>
          <w:rFonts w:ascii="Arial" w:hAnsi="Arial" w:cs="Arial"/>
        </w:rPr>
        <w:t>; and</w:t>
      </w:r>
    </w:p>
    <w:p w14:paraId="448D1A76" w14:textId="62B179D0" w:rsidR="00323359" w:rsidRPr="00D0703E" w:rsidRDefault="00607350" w:rsidP="009221CF">
      <w:pPr>
        <w:pStyle w:val="BowLevel3HeadingAltZ"/>
        <w:rPr>
          <w:rFonts w:ascii="Arial" w:hAnsi="Arial" w:cs="Arial"/>
        </w:rPr>
      </w:pPr>
      <w:r w:rsidRPr="00D0703E">
        <w:rPr>
          <w:rFonts w:ascii="Arial" w:hAnsi="Arial" w:cs="Arial"/>
        </w:rPr>
        <w:t>subject to the foregoing, the Affected Party’s failure to comply with th</w:t>
      </w:r>
      <w:r w:rsidR="00857CF2" w:rsidRPr="00D0703E">
        <w:rPr>
          <w:rFonts w:ascii="Arial" w:hAnsi="Arial" w:cs="Arial"/>
        </w:rPr>
        <w:t>e</w:t>
      </w:r>
      <w:r w:rsidRPr="00D0703E">
        <w:rPr>
          <w:rFonts w:ascii="Arial" w:hAnsi="Arial" w:cs="Arial"/>
        </w:rPr>
        <w:t xml:space="preserve"> Agreement shall be excused, to the extent and for so long as compliance by the Affected Party is prevented or delayed by Force Majeure</w:t>
      </w:r>
      <w:r w:rsidR="009221CF" w:rsidRPr="00D0703E">
        <w:rPr>
          <w:rFonts w:ascii="Arial" w:hAnsi="Arial" w:cs="Arial"/>
        </w:rPr>
        <w:t xml:space="preserve">. </w:t>
      </w:r>
      <w:r w:rsidR="00323359" w:rsidRPr="00D0703E">
        <w:rPr>
          <w:rFonts w:ascii="Arial" w:hAnsi="Arial" w:cs="Arial"/>
        </w:rPr>
        <w:t xml:space="preserve"> </w:t>
      </w:r>
    </w:p>
    <w:p w14:paraId="743D0CFC" w14:textId="554302AE" w:rsidR="00607350" w:rsidRPr="00D0703E" w:rsidRDefault="00607350" w:rsidP="00607350">
      <w:pPr>
        <w:pStyle w:val="BowLevel2HeadingAltA"/>
        <w:rPr>
          <w:rFonts w:ascii="Arial" w:hAnsi="Arial" w:cs="Arial"/>
        </w:rPr>
      </w:pPr>
      <w:bookmarkStart w:id="102" w:name="_Ref504509573"/>
      <w:r w:rsidRPr="00D0703E">
        <w:rPr>
          <w:rFonts w:ascii="Arial" w:hAnsi="Arial" w:cs="Arial"/>
        </w:rPr>
        <w:t>For so long as the performance by the Affected Party of its obligations is excused in terms of clause</w:t>
      </w:r>
      <w:del w:id="103" w:author="Rodney Nel" w:date="2023-05-03T10:28:00Z">
        <w:r w:rsidRPr="00D0703E" w:rsidDel="001301D2">
          <w:rPr>
            <w:rFonts w:ascii="Arial" w:hAnsi="Arial" w:cs="Arial"/>
          </w:rPr>
          <w:delText xml:space="preserve"> </w:delText>
        </w:r>
        <w:bookmarkEnd w:id="102"/>
        <w:r w:rsidR="0062035C" w:rsidRPr="00D0703E" w:rsidDel="001301D2">
          <w:rPr>
            <w:rFonts w:ascii="Arial" w:hAnsi="Arial" w:cs="Arial"/>
          </w:rPr>
          <w:fldChar w:fldCharType="begin"/>
        </w:r>
        <w:r w:rsidR="0062035C" w:rsidRPr="00D0703E" w:rsidDel="001301D2">
          <w:rPr>
            <w:rFonts w:ascii="Arial" w:hAnsi="Arial" w:cs="Arial"/>
          </w:rPr>
          <w:delInstrText xml:space="preserve"> REF _Ref506467739 \r \h </w:delInstrText>
        </w:r>
        <w:r w:rsidR="004F2EB0" w:rsidRPr="00D0703E" w:rsidDel="001301D2">
          <w:rPr>
            <w:rFonts w:ascii="Arial" w:hAnsi="Arial" w:cs="Arial"/>
          </w:rPr>
          <w:delInstrText xml:space="preserve"> \* MERGEFORMAT </w:delInstrText>
        </w:r>
        <w:r w:rsidR="0062035C" w:rsidRPr="00D0703E" w:rsidDel="001301D2">
          <w:rPr>
            <w:rFonts w:ascii="Arial" w:hAnsi="Arial" w:cs="Arial"/>
          </w:rPr>
        </w:r>
        <w:r w:rsidR="0062035C" w:rsidRPr="00D0703E" w:rsidDel="001301D2">
          <w:rPr>
            <w:rFonts w:ascii="Arial" w:hAnsi="Arial" w:cs="Arial"/>
          </w:rPr>
          <w:fldChar w:fldCharType="separate"/>
        </w:r>
        <w:r w:rsidR="007268D1" w:rsidDel="001301D2">
          <w:rPr>
            <w:rFonts w:ascii="Arial" w:hAnsi="Arial" w:cs="Arial"/>
          </w:rPr>
          <w:delText>20.2</w:delText>
        </w:r>
        <w:r w:rsidR="0062035C" w:rsidRPr="00D0703E" w:rsidDel="001301D2">
          <w:rPr>
            <w:rFonts w:ascii="Arial" w:hAnsi="Arial" w:cs="Arial"/>
          </w:rPr>
          <w:fldChar w:fldCharType="end"/>
        </w:r>
      </w:del>
      <w:ins w:id="104" w:author="Rodney Nel" w:date="2023-05-03T10:28:00Z">
        <w:r w:rsidR="001301D2">
          <w:rPr>
            <w:rFonts w:ascii="Arial" w:hAnsi="Arial" w:cs="Arial"/>
          </w:rPr>
          <w:t>19.2</w:t>
        </w:r>
      </w:ins>
      <w:r w:rsidRPr="00D0703E">
        <w:rPr>
          <w:rFonts w:ascii="Arial" w:hAnsi="Arial" w:cs="Arial"/>
        </w:rPr>
        <w:t xml:space="preserve">, the corresponding obligations of the other Party shall be suspended. </w:t>
      </w:r>
    </w:p>
    <w:p w14:paraId="652823DE" w14:textId="1E137EB7" w:rsidR="00323359" w:rsidRPr="00D0703E" w:rsidRDefault="00323359">
      <w:pPr>
        <w:pStyle w:val="BowLevel2HeadingAltA"/>
        <w:rPr>
          <w:rFonts w:ascii="Arial" w:hAnsi="Arial" w:cs="Arial"/>
        </w:rPr>
      </w:pPr>
      <w:bookmarkStart w:id="105" w:name="_Ref504509563"/>
      <w:r w:rsidRPr="00D0703E">
        <w:rPr>
          <w:rFonts w:ascii="Arial" w:hAnsi="Arial" w:cs="Arial"/>
        </w:rPr>
        <w:t xml:space="preserve">In the event that the Affected Party </w:t>
      </w:r>
      <w:r w:rsidR="009221CF" w:rsidRPr="00D0703E">
        <w:rPr>
          <w:rFonts w:ascii="Arial" w:hAnsi="Arial" w:cs="Arial"/>
        </w:rPr>
        <w:t>is</w:t>
      </w:r>
      <w:r w:rsidRPr="00D0703E">
        <w:rPr>
          <w:rFonts w:ascii="Arial" w:hAnsi="Arial" w:cs="Arial"/>
        </w:rPr>
        <w:t xml:space="preserve"> unable to perform its obligati</w:t>
      </w:r>
      <w:r w:rsidR="009221CF" w:rsidRPr="00D0703E">
        <w:rPr>
          <w:rFonts w:ascii="Arial" w:hAnsi="Arial" w:cs="Arial"/>
        </w:rPr>
        <w:t>ons in terms of th</w:t>
      </w:r>
      <w:r w:rsidR="001E50FA" w:rsidRPr="00D0703E">
        <w:rPr>
          <w:rFonts w:ascii="Arial" w:hAnsi="Arial" w:cs="Arial"/>
        </w:rPr>
        <w:t>e</w:t>
      </w:r>
      <w:r w:rsidR="009221CF" w:rsidRPr="00D0703E">
        <w:rPr>
          <w:rFonts w:ascii="Arial" w:hAnsi="Arial" w:cs="Arial"/>
        </w:rPr>
        <w:t xml:space="preserve"> Agreement </w:t>
      </w:r>
      <w:r w:rsidRPr="00D0703E">
        <w:rPr>
          <w:rFonts w:ascii="Arial" w:hAnsi="Arial" w:cs="Arial"/>
        </w:rPr>
        <w:t xml:space="preserve">for a period of more than </w:t>
      </w:r>
      <w:r w:rsidR="009221CF" w:rsidRPr="00D0703E">
        <w:rPr>
          <w:rFonts w:ascii="Arial" w:hAnsi="Arial" w:cs="Arial"/>
        </w:rPr>
        <w:t xml:space="preserve">30 </w:t>
      </w:r>
      <w:r w:rsidR="00607350" w:rsidRPr="00D0703E">
        <w:rPr>
          <w:rFonts w:ascii="Arial" w:hAnsi="Arial" w:cs="Arial"/>
        </w:rPr>
        <w:t xml:space="preserve">(thirty) </w:t>
      </w:r>
      <w:r w:rsidR="009221CF" w:rsidRPr="00D0703E">
        <w:rPr>
          <w:rFonts w:ascii="Arial" w:hAnsi="Arial" w:cs="Arial"/>
        </w:rPr>
        <w:t>days</w:t>
      </w:r>
      <w:r w:rsidRPr="00D0703E">
        <w:rPr>
          <w:rFonts w:ascii="Arial" w:hAnsi="Arial" w:cs="Arial"/>
        </w:rPr>
        <w:t xml:space="preserve"> as a result of any </w:t>
      </w:r>
      <w:r w:rsidR="009221CF" w:rsidRPr="00D0703E">
        <w:rPr>
          <w:rFonts w:ascii="Arial" w:hAnsi="Arial" w:cs="Arial"/>
        </w:rPr>
        <w:t>Force Majeure</w:t>
      </w:r>
      <w:r w:rsidRPr="00D0703E">
        <w:rPr>
          <w:rFonts w:ascii="Arial" w:hAnsi="Arial" w:cs="Arial"/>
        </w:rPr>
        <w:t xml:space="preserve">, the </w:t>
      </w:r>
      <w:r w:rsidR="009221CF" w:rsidRPr="00D0703E">
        <w:rPr>
          <w:rFonts w:ascii="Arial" w:hAnsi="Arial" w:cs="Arial"/>
        </w:rPr>
        <w:t>other Party</w:t>
      </w:r>
      <w:r w:rsidRPr="00D0703E">
        <w:rPr>
          <w:rFonts w:ascii="Arial" w:hAnsi="Arial" w:cs="Arial"/>
        </w:rPr>
        <w:t xml:space="preserve"> shall be entitled to </w:t>
      </w:r>
      <w:r w:rsidR="009221CF" w:rsidRPr="00D0703E">
        <w:rPr>
          <w:rFonts w:ascii="Arial" w:hAnsi="Arial" w:cs="Arial"/>
        </w:rPr>
        <w:t>terminate</w:t>
      </w:r>
      <w:r w:rsidRPr="00D0703E">
        <w:rPr>
          <w:rFonts w:ascii="Arial" w:hAnsi="Arial" w:cs="Arial"/>
        </w:rPr>
        <w:t xml:space="preserve"> this </w:t>
      </w:r>
      <w:r w:rsidR="00857CF2" w:rsidRPr="00D0703E">
        <w:rPr>
          <w:rFonts w:ascii="Arial" w:hAnsi="Arial" w:cs="Arial"/>
        </w:rPr>
        <w:t xml:space="preserve">Master Supply </w:t>
      </w:r>
      <w:r w:rsidRPr="00D0703E">
        <w:rPr>
          <w:rFonts w:ascii="Arial" w:hAnsi="Arial" w:cs="Arial"/>
        </w:rPr>
        <w:t>Agreement</w:t>
      </w:r>
      <w:r w:rsidR="00AF77F1" w:rsidRPr="00D0703E">
        <w:rPr>
          <w:rFonts w:ascii="Arial" w:hAnsi="Arial" w:cs="Arial"/>
        </w:rPr>
        <w:t xml:space="preserve"> or any Commercial Terms Schedule</w:t>
      </w:r>
      <w:r w:rsidRPr="00D0703E">
        <w:rPr>
          <w:rFonts w:ascii="Arial" w:hAnsi="Arial" w:cs="Arial"/>
        </w:rPr>
        <w:t xml:space="preserve"> </w:t>
      </w:r>
      <w:r w:rsidR="00607350" w:rsidRPr="00D0703E">
        <w:rPr>
          <w:rFonts w:ascii="Arial" w:hAnsi="Arial" w:cs="Arial"/>
        </w:rPr>
        <w:t>on 10 (ten) days’</w:t>
      </w:r>
      <w:r w:rsidRPr="00D0703E">
        <w:rPr>
          <w:rFonts w:ascii="Arial" w:hAnsi="Arial" w:cs="Arial"/>
        </w:rPr>
        <w:t xml:space="preserve"> written notice to the Affected Party.</w:t>
      </w:r>
      <w:bookmarkEnd w:id="105"/>
    </w:p>
    <w:p w14:paraId="4FF4F375" w14:textId="099F3EE1" w:rsidR="00605E77" w:rsidRPr="00D0703E" w:rsidRDefault="001456C8" w:rsidP="00730D4F">
      <w:pPr>
        <w:pStyle w:val="BowLevel1HeadingAltQ"/>
        <w:rPr>
          <w:rFonts w:ascii="Arial" w:hAnsi="Arial" w:cs="Arial"/>
        </w:rPr>
      </w:pPr>
      <w:bookmarkStart w:id="106" w:name="_Ref502928175"/>
      <w:bookmarkStart w:id="107" w:name="_Ref502933835"/>
      <w:bookmarkStart w:id="108" w:name="_Ref504519165"/>
      <w:bookmarkStart w:id="109" w:name="_Toc506215786"/>
      <w:r w:rsidRPr="00D0703E">
        <w:rPr>
          <w:rFonts w:ascii="Arial" w:hAnsi="Arial" w:cs="Arial"/>
        </w:rPr>
        <w:t>DISPUTE</w:t>
      </w:r>
      <w:r w:rsidR="00605E77" w:rsidRPr="00D0703E">
        <w:rPr>
          <w:rFonts w:ascii="Arial" w:hAnsi="Arial" w:cs="Arial"/>
        </w:rPr>
        <w:t xml:space="preserve"> RESOLUTION</w:t>
      </w:r>
      <w:bookmarkEnd w:id="106"/>
      <w:bookmarkEnd w:id="107"/>
      <w:r w:rsidR="002E265A" w:rsidRPr="00D0703E">
        <w:rPr>
          <w:rFonts w:ascii="Arial" w:hAnsi="Arial" w:cs="Arial"/>
        </w:rPr>
        <w:t xml:space="preserve"> </w:t>
      </w:r>
      <w:bookmarkEnd w:id="108"/>
      <w:bookmarkEnd w:id="109"/>
    </w:p>
    <w:p w14:paraId="032CBA5B" w14:textId="1D9703AF" w:rsidR="00323359" w:rsidRPr="00D0703E" w:rsidRDefault="00323359" w:rsidP="00323359">
      <w:pPr>
        <w:pStyle w:val="BowLevel2HeadingAltA"/>
        <w:rPr>
          <w:rFonts w:ascii="Arial" w:hAnsi="Arial" w:cs="Arial"/>
        </w:rPr>
      </w:pPr>
      <w:bookmarkStart w:id="110" w:name="_Ref504517815"/>
      <w:r w:rsidRPr="00D0703E">
        <w:rPr>
          <w:rFonts w:ascii="Arial" w:hAnsi="Arial" w:cs="Arial"/>
        </w:rPr>
        <w:t xml:space="preserve">In the event of any </w:t>
      </w:r>
      <w:r w:rsidR="002E265A" w:rsidRPr="00D0703E">
        <w:rPr>
          <w:rFonts w:ascii="Arial" w:hAnsi="Arial" w:cs="Arial"/>
        </w:rPr>
        <w:t>d</w:t>
      </w:r>
      <w:r w:rsidR="001456C8" w:rsidRPr="00D0703E">
        <w:rPr>
          <w:rFonts w:ascii="Arial" w:hAnsi="Arial" w:cs="Arial"/>
        </w:rPr>
        <w:t>ispute</w:t>
      </w:r>
      <w:r w:rsidRPr="00D0703E">
        <w:rPr>
          <w:rFonts w:ascii="Arial" w:hAnsi="Arial" w:cs="Arial"/>
        </w:rPr>
        <w:t xml:space="preserve"> arising out of or relating to th</w:t>
      </w:r>
      <w:r w:rsidR="001E50FA" w:rsidRPr="00D0703E">
        <w:rPr>
          <w:rFonts w:ascii="Arial" w:hAnsi="Arial" w:cs="Arial"/>
        </w:rPr>
        <w:t>e</w:t>
      </w:r>
      <w:r w:rsidRPr="00D0703E">
        <w:rPr>
          <w:rFonts w:ascii="Arial" w:hAnsi="Arial" w:cs="Arial"/>
        </w:rPr>
        <w:t xml:space="preserve"> Agreement or the breach, termination or invalidity thereof, any Party may give written notice to the other Party or Parties</w:t>
      </w:r>
      <w:r w:rsidR="00A31ED8" w:rsidRPr="00D0703E">
        <w:rPr>
          <w:rFonts w:ascii="Arial" w:hAnsi="Arial" w:cs="Arial"/>
        </w:rPr>
        <w:t xml:space="preserve">, setting out the nature and full particulars of the </w:t>
      </w:r>
      <w:r w:rsidR="002E265A" w:rsidRPr="00D0703E">
        <w:rPr>
          <w:rFonts w:ascii="Arial" w:hAnsi="Arial" w:cs="Arial"/>
        </w:rPr>
        <w:t>d</w:t>
      </w:r>
      <w:r w:rsidR="001456C8" w:rsidRPr="00D0703E">
        <w:rPr>
          <w:rFonts w:ascii="Arial" w:hAnsi="Arial" w:cs="Arial"/>
        </w:rPr>
        <w:t>ispute</w:t>
      </w:r>
      <w:r w:rsidR="00A31ED8" w:rsidRPr="00D0703E">
        <w:rPr>
          <w:rFonts w:ascii="Arial" w:hAnsi="Arial" w:cs="Arial"/>
        </w:rPr>
        <w:t xml:space="preserve"> together with supporting documents,</w:t>
      </w:r>
      <w:r w:rsidRPr="00D0703E">
        <w:rPr>
          <w:rFonts w:ascii="Arial" w:hAnsi="Arial" w:cs="Arial"/>
        </w:rPr>
        <w:t xml:space="preserve"> to initiate the procedure set out below (the </w:t>
      </w:r>
      <w:r w:rsidR="001456C8" w:rsidRPr="00D0703E">
        <w:rPr>
          <w:rFonts w:ascii="Arial" w:hAnsi="Arial" w:cs="Arial"/>
          <w:b/>
        </w:rPr>
        <w:t>Dispute</w:t>
      </w:r>
      <w:r w:rsidRPr="00D0703E">
        <w:rPr>
          <w:rFonts w:ascii="Arial" w:hAnsi="Arial" w:cs="Arial"/>
          <w:b/>
        </w:rPr>
        <w:t xml:space="preserve"> Notice</w:t>
      </w:r>
      <w:r w:rsidRPr="00D0703E">
        <w:rPr>
          <w:rFonts w:ascii="Arial" w:hAnsi="Arial" w:cs="Arial"/>
        </w:rPr>
        <w:t>).</w:t>
      </w:r>
      <w:bookmarkEnd w:id="110"/>
    </w:p>
    <w:p w14:paraId="77AF04F8" w14:textId="6674E183" w:rsidR="00CF0E4B" w:rsidRPr="00D0703E" w:rsidRDefault="00A31ED8" w:rsidP="00CF0E4B">
      <w:pPr>
        <w:pStyle w:val="BowLevel2HeadingAltA"/>
        <w:rPr>
          <w:rFonts w:ascii="Arial" w:hAnsi="Arial" w:cs="Arial"/>
        </w:rPr>
      </w:pPr>
      <w:bookmarkStart w:id="111" w:name="_Ref504517392"/>
      <w:r w:rsidRPr="00D0703E">
        <w:rPr>
          <w:rFonts w:ascii="Arial" w:hAnsi="Arial" w:cs="Arial"/>
        </w:rPr>
        <w:t xml:space="preserve">On service of the </w:t>
      </w:r>
      <w:r w:rsidR="001456C8" w:rsidRPr="00D0703E">
        <w:rPr>
          <w:rFonts w:ascii="Arial" w:hAnsi="Arial" w:cs="Arial"/>
        </w:rPr>
        <w:t>Dispute</w:t>
      </w:r>
      <w:r w:rsidRPr="00D0703E">
        <w:rPr>
          <w:rFonts w:ascii="Arial" w:hAnsi="Arial" w:cs="Arial"/>
        </w:rPr>
        <w:t xml:space="preserve"> Notice, </w:t>
      </w:r>
      <w:r w:rsidR="002E265A" w:rsidRPr="00D0703E">
        <w:rPr>
          <w:rFonts w:ascii="Arial" w:hAnsi="Arial" w:cs="Arial"/>
        </w:rPr>
        <w:t>the Supplier</w:t>
      </w:r>
      <w:r w:rsidR="00702100" w:rsidRPr="00D0703E">
        <w:rPr>
          <w:rFonts w:ascii="Arial" w:hAnsi="Arial" w:cs="Arial"/>
        </w:rPr>
        <w:t>’s Manager</w:t>
      </w:r>
      <w:r w:rsidR="002E265A" w:rsidRPr="00D0703E">
        <w:rPr>
          <w:rFonts w:ascii="Arial" w:hAnsi="Arial" w:cs="Arial"/>
        </w:rPr>
        <w:t xml:space="preserve"> and the </w:t>
      </w:r>
      <w:r w:rsidR="007B606C" w:rsidRPr="00D0703E">
        <w:rPr>
          <w:rFonts w:ascii="Arial" w:hAnsi="Arial" w:cs="Arial"/>
        </w:rPr>
        <w:t>Tiger</w:t>
      </w:r>
      <w:r w:rsidR="00702100" w:rsidRPr="00D0703E">
        <w:rPr>
          <w:rFonts w:ascii="Arial" w:hAnsi="Arial" w:cs="Arial"/>
        </w:rPr>
        <w:t xml:space="preserve"> Manager</w:t>
      </w:r>
      <w:r w:rsidR="00323359" w:rsidRPr="00D0703E">
        <w:rPr>
          <w:rFonts w:ascii="Arial" w:hAnsi="Arial" w:cs="Arial"/>
        </w:rPr>
        <w:t xml:space="preserve"> shall </w:t>
      </w:r>
      <w:r w:rsidR="002E265A" w:rsidRPr="00D0703E">
        <w:rPr>
          <w:rFonts w:ascii="Arial" w:hAnsi="Arial" w:cs="Arial"/>
        </w:rPr>
        <w:t>attempt</w:t>
      </w:r>
      <w:r w:rsidR="00323359" w:rsidRPr="00D0703E">
        <w:rPr>
          <w:rFonts w:ascii="Arial" w:hAnsi="Arial" w:cs="Arial"/>
        </w:rPr>
        <w:t xml:space="preserve"> to </w:t>
      </w:r>
      <w:r w:rsidR="001456C8" w:rsidRPr="00D0703E">
        <w:rPr>
          <w:rFonts w:ascii="Arial" w:hAnsi="Arial" w:cs="Arial"/>
        </w:rPr>
        <w:t xml:space="preserve">resolve the </w:t>
      </w:r>
      <w:r w:rsidR="002E265A" w:rsidRPr="00D0703E">
        <w:rPr>
          <w:rFonts w:ascii="Arial" w:hAnsi="Arial" w:cs="Arial"/>
        </w:rPr>
        <w:t>d</w:t>
      </w:r>
      <w:r w:rsidR="001456C8" w:rsidRPr="00D0703E">
        <w:rPr>
          <w:rFonts w:ascii="Arial" w:hAnsi="Arial" w:cs="Arial"/>
        </w:rPr>
        <w:t>ispute in good faith</w:t>
      </w:r>
      <w:r w:rsidR="00323359" w:rsidRPr="00D0703E">
        <w:rPr>
          <w:rFonts w:ascii="Arial" w:hAnsi="Arial" w:cs="Arial"/>
        </w:rPr>
        <w:t>.</w:t>
      </w:r>
      <w:bookmarkEnd w:id="111"/>
      <w:r w:rsidR="00323359" w:rsidRPr="00D0703E">
        <w:rPr>
          <w:rFonts w:ascii="Arial" w:hAnsi="Arial" w:cs="Arial"/>
        </w:rPr>
        <w:t xml:space="preserve"> </w:t>
      </w:r>
      <w:bookmarkStart w:id="112" w:name="_Ref504517554"/>
      <w:r w:rsidR="00CF0E4B" w:rsidRPr="00D0703E">
        <w:rPr>
          <w:rFonts w:ascii="Arial" w:hAnsi="Arial" w:cs="Arial"/>
        </w:rPr>
        <w:t xml:space="preserve">If the Parties’ respective </w:t>
      </w:r>
      <w:r w:rsidR="00702100" w:rsidRPr="00D0703E">
        <w:rPr>
          <w:rFonts w:ascii="Arial" w:hAnsi="Arial" w:cs="Arial"/>
        </w:rPr>
        <w:t>Manager</w:t>
      </w:r>
      <w:r w:rsidR="002E265A" w:rsidRPr="00D0703E">
        <w:rPr>
          <w:rFonts w:ascii="Arial" w:hAnsi="Arial" w:cs="Arial"/>
        </w:rPr>
        <w:t xml:space="preserve">s are unable to resolve the dispute </w:t>
      </w:r>
      <w:r w:rsidR="00CF0E4B" w:rsidRPr="00D0703E">
        <w:rPr>
          <w:rFonts w:ascii="Arial" w:hAnsi="Arial" w:cs="Arial"/>
        </w:rPr>
        <w:t xml:space="preserve">within 15 </w:t>
      </w:r>
      <w:r w:rsidR="002E265A" w:rsidRPr="00D0703E">
        <w:rPr>
          <w:rFonts w:ascii="Arial" w:hAnsi="Arial" w:cs="Arial"/>
        </w:rPr>
        <w:t>(</w:t>
      </w:r>
      <w:r w:rsidR="00CF0E4B" w:rsidRPr="00D0703E">
        <w:rPr>
          <w:rFonts w:ascii="Arial" w:hAnsi="Arial" w:cs="Arial"/>
        </w:rPr>
        <w:t>fifteen</w:t>
      </w:r>
      <w:r w:rsidR="002E265A" w:rsidRPr="00D0703E">
        <w:rPr>
          <w:rFonts w:ascii="Arial" w:hAnsi="Arial" w:cs="Arial"/>
        </w:rPr>
        <w:t>) days of service of the Dispute Notice</w:t>
      </w:r>
      <w:r w:rsidR="009A4756" w:rsidRPr="00D0703E">
        <w:rPr>
          <w:rFonts w:ascii="Arial" w:hAnsi="Arial" w:cs="Arial"/>
        </w:rPr>
        <w:t xml:space="preserve"> or such later date as agreed between the Parties</w:t>
      </w:r>
      <w:r w:rsidR="002E265A" w:rsidRPr="00D0703E">
        <w:rPr>
          <w:rFonts w:ascii="Arial" w:hAnsi="Arial" w:cs="Arial"/>
        </w:rPr>
        <w:t xml:space="preserve">, the dispute shall be referred to the </w:t>
      </w:r>
      <w:r w:rsidR="009A4756" w:rsidRPr="00D0703E">
        <w:rPr>
          <w:rFonts w:ascii="Arial" w:hAnsi="Arial" w:cs="Arial"/>
        </w:rPr>
        <w:t>supply</w:t>
      </w:r>
      <w:r w:rsidR="009A4756" w:rsidRPr="00D0703E">
        <w:rPr>
          <w:rFonts w:ascii="Arial" w:hAnsi="Arial" w:cs="Arial"/>
          <w:i/>
        </w:rPr>
        <w:t xml:space="preserve"> </w:t>
      </w:r>
      <w:r w:rsidR="009A4756" w:rsidRPr="00D0703E">
        <w:rPr>
          <w:rFonts w:ascii="Arial" w:hAnsi="Arial" w:cs="Arial"/>
        </w:rPr>
        <w:t xml:space="preserve">chief executive officer </w:t>
      </w:r>
      <w:r w:rsidR="002E265A" w:rsidRPr="00D0703E">
        <w:rPr>
          <w:rFonts w:ascii="Arial" w:hAnsi="Arial" w:cs="Arial"/>
        </w:rPr>
        <w:t xml:space="preserve">of the Supplier and </w:t>
      </w:r>
      <w:r w:rsidR="0038116E" w:rsidRPr="00D0703E">
        <w:rPr>
          <w:rFonts w:ascii="Arial" w:hAnsi="Arial" w:cs="Arial"/>
        </w:rPr>
        <w:t>chief supply chain officer</w:t>
      </w:r>
      <w:r w:rsidR="002E265A" w:rsidRPr="00D0703E">
        <w:rPr>
          <w:rFonts w:ascii="Arial" w:hAnsi="Arial" w:cs="Arial"/>
        </w:rPr>
        <w:t xml:space="preserve"> of </w:t>
      </w:r>
      <w:r w:rsidR="007B606C" w:rsidRPr="00D0703E">
        <w:rPr>
          <w:rFonts w:ascii="Arial" w:hAnsi="Arial" w:cs="Arial"/>
        </w:rPr>
        <w:t>Tiger</w:t>
      </w:r>
      <w:r w:rsidR="002E265A" w:rsidRPr="00D0703E">
        <w:rPr>
          <w:rFonts w:ascii="Arial" w:hAnsi="Arial" w:cs="Arial"/>
        </w:rPr>
        <w:t xml:space="preserve"> who shall attempt in good faith to resolve it</w:t>
      </w:r>
      <w:bookmarkEnd w:id="112"/>
      <w:r w:rsidR="00CF0E4B" w:rsidRPr="00D0703E">
        <w:rPr>
          <w:rFonts w:ascii="Arial" w:hAnsi="Arial" w:cs="Arial"/>
        </w:rPr>
        <w:t>. If the dispute is not resolved within a further 15 (fifteen) days</w:t>
      </w:r>
      <w:r w:rsidR="0085713B" w:rsidRPr="00D0703E">
        <w:rPr>
          <w:rFonts w:ascii="Arial" w:hAnsi="Arial" w:cs="Arial"/>
        </w:rPr>
        <w:t>, the d</w:t>
      </w:r>
      <w:r w:rsidR="001456C8" w:rsidRPr="00D0703E">
        <w:rPr>
          <w:rFonts w:ascii="Arial" w:hAnsi="Arial" w:cs="Arial"/>
        </w:rPr>
        <w:t>ispute shall be referred to mediation</w:t>
      </w:r>
      <w:r w:rsidR="00E840F0" w:rsidRPr="00D0703E">
        <w:rPr>
          <w:rFonts w:ascii="Arial" w:hAnsi="Arial" w:cs="Arial"/>
        </w:rPr>
        <w:t xml:space="preserve"> on the expiry of that period</w:t>
      </w:r>
      <w:r w:rsidR="001456C8" w:rsidRPr="00D0703E">
        <w:rPr>
          <w:rFonts w:ascii="Arial" w:hAnsi="Arial" w:cs="Arial"/>
        </w:rPr>
        <w:t xml:space="preserve">. </w:t>
      </w:r>
    </w:p>
    <w:p w14:paraId="6A8C7F59" w14:textId="4C068312" w:rsidR="00323359" w:rsidRPr="00D0703E" w:rsidRDefault="00323359" w:rsidP="00CF0E4B">
      <w:pPr>
        <w:pStyle w:val="BowLevel2HeadingAltA"/>
        <w:rPr>
          <w:rFonts w:ascii="Arial" w:hAnsi="Arial" w:cs="Arial"/>
        </w:rPr>
      </w:pPr>
      <w:r w:rsidRPr="00D0703E">
        <w:rPr>
          <w:rFonts w:ascii="Arial" w:hAnsi="Arial" w:cs="Arial"/>
        </w:rPr>
        <w:lastRenderedPageBreak/>
        <w:t>The Parties shall agree in writing on a mediator within 5 (five) Business Days of the</w:t>
      </w:r>
      <w:r w:rsidR="001456C8" w:rsidRPr="00D0703E">
        <w:rPr>
          <w:rFonts w:ascii="Arial" w:hAnsi="Arial" w:cs="Arial"/>
        </w:rPr>
        <w:t xml:space="preserve"> referral to mediation</w:t>
      </w:r>
      <w:r w:rsidR="00CF0E4B" w:rsidRPr="00D0703E">
        <w:rPr>
          <w:rFonts w:ascii="Arial" w:hAnsi="Arial" w:cs="Arial"/>
        </w:rPr>
        <w:t>, failing which the Parties shall request</w:t>
      </w:r>
      <w:r w:rsidRPr="00D0703E">
        <w:rPr>
          <w:rFonts w:ascii="Arial" w:hAnsi="Arial" w:cs="Arial"/>
        </w:rPr>
        <w:t xml:space="preserve"> the director of the Arbitration Foundation of Southern Africa (</w:t>
      </w:r>
      <w:r w:rsidRPr="00D0703E">
        <w:rPr>
          <w:rFonts w:ascii="Arial" w:hAnsi="Arial" w:cs="Arial"/>
          <w:b/>
        </w:rPr>
        <w:t>AFSA</w:t>
      </w:r>
      <w:r w:rsidRPr="00D0703E">
        <w:rPr>
          <w:rFonts w:ascii="Arial" w:hAnsi="Arial" w:cs="Arial"/>
        </w:rPr>
        <w:t xml:space="preserve">) to appoint a mediator. The mediator shall be an African Centre for </w:t>
      </w:r>
      <w:r w:rsidR="001456C8" w:rsidRPr="00D0703E">
        <w:rPr>
          <w:rFonts w:ascii="Arial" w:hAnsi="Arial" w:cs="Arial"/>
        </w:rPr>
        <w:t>Dispute</w:t>
      </w:r>
      <w:r w:rsidRPr="00D0703E">
        <w:rPr>
          <w:rFonts w:ascii="Arial" w:hAnsi="Arial" w:cs="Arial"/>
        </w:rPr>
        <w:t xml:space="preserve"> Settlement accredited mediator.</w:t>
      </w:r>
    </w:p>
    <w:p w14:paraId="2AFE689A" w14:textId="6EFB23FE" w:rsidR="00323359" w:rsidRPr="00D0703E" w:rsidRDefault="00323359" w:rsidP="00323359">
      <w:pPr>
        <w:pStyle w:val="BowLevel2HeadingAltA"/>
        <w:rPr>
          <w:rFonts w:ascii="Arial" w:hAnsi="Arial" w:cs="Arial"/>
        </w:rPr>
      </w:pPr>
      <w:bookmarkStart w:id="113" w:name="_Ref506551928"/>
      <w:r w:rsidRPr="00D0703E">
        <w:rPr>
          <w:rFonts w:ascii="Arial" w:hAnsi="Arial" w:cs="Arial"/>
        </w:rPr>
        <w:t xml:space="preserve">The Parties shall agree in writing on the mediation procedure and failing agreement within 5 (five) Business Days of the </w:t>
      </w:r>
      <w:r w:rsidR="001456C8" w:rsidRPr="00D0703E">
        <w:rPr>
          <w:rFonts w:ascii="Arial" w:hAnsi="Arial" w:cs="Arial"/>
        </w:rPr>
        <w:t>Dispute</w:t>
      </w:r>
      <w:r w:rsidRPr="00D0703E">
        <w:rPr>
          <w:rFonts w:ascii="Arial" w:hAnsi="Arial" w:cs="Arial"/>
        </w:rPr>
        <w:t xml:space="preserve"> Notice or such longer period of time as may be agreed to in writing, then the mediation shall take place in accordance with the </w:t>
      </w:r>
      <w:r w:rsidR="00E2179B" w:rsidRPr="00D0703E">
        <w:rPr>
          <w:rFonts w:ascii="Arial" w:hAnsi="Arial" w:cs="Arial"/>
        </w:rPr>
        <w:t>AFSA</w:t>
      </w:r>
      <w:r w:rsidR="0065210A" w:rsidRPr="00D0703E">
        <w:rPr>
          <w:rFonts w:ascii="Arial" w:hAnsi="Arial" w:cs="Arial"/>
        </w:rPr>
        <w:t xml:space="preserve"> Commercial</w:t>
      </w:r>
      <w:r w:rsidR="00E2179B" w:rsidRPr="00D0703E">
        <w:rPr>
          <w:rFonts w:ascii="Arial" w:hAnsi="Arial" w:cs="Arial"/>
        </w:rPr>
        <w:t xml:space="preserve"> </w:t>
      </w:r>
      <w:r w:rsidRPr="00D0703E">
        <w:rPr>
          <w:rFonts w:ascii="Arial" w:hAnsi="Arial" w:cs="Arial"/>
        </w:rPr>
        <w:t xml:space="preserve">Rules in force at the time of the </w:t>
      </w:r>
      <w:r w:rsidR="00E2179B" w:rsidRPr="00D0703E">
        <w:rPr>
          <w:rFonts w:ascii="Arial" w:hAnsi="Arial" w:cs="Arial"/>
        </w:rPr>
        <w:t>d</w:t>
      </w:r>
      <w:r w:rsidR="001456C8" w:rsidRPr="00D0703E">
        <w:rPr>
          <w:rFonts w:ascii="Arial" w:hAnsi="Arial" w:cs="Arial"/>
        </w:rPr>
        <w:t>ispute</w:t>
      </w:r>
      <w:r w:rsidRPr="00D0703E">
        <w:rPr>
          <w:rFonts w:ascii="Arial" w:hAnsi="Arial" w:cs="Arial"/>
        </w:rPr>
        <w:t>.</w:t>
      </w:r>
      <w:bookmarkEnd w:id="113"/>
      <w:r w:rsidRPr="00D0703E">
        <w:rPr>
          <w:rFonts w:ascii="Arial" w:hAnsi="Arial" w:cs="Arial"/>
        </w:rPr>
        <w:t xml:space="preserve"> </w:t>
      </w:r>
    </w:p>
    <w:p w14:paraId="7CFFABAA" w14:textId="77777777" w:rsidR="00323359" w:rsidRPr="00D0703E" w:rsidRDefault="00323359" w:rsidP="00323359">
      <w:pPr>
        <w:pStyle w:val="BowLevel2HeadingAltA"/>
        <w:rPr>
          <w:rFonts w:ascii="Arial" w:hAnsi="Arial" w:cs="Arial"/>
        </w:rPr>
      </w:pPr>
      <w:bookmarkStart w:id="114" w:name="_Ref507010901"/>
      <w:r w:rsidRPr="00D0703E">
        <w:rPr>
          <w:rFonts w:ascii="Arial" w:hAnsi="Arial" w:cs="Arial"/>
        </w:rPr>
        <w:t xml:space="preserve">If for any reason, including lack of co-operation by the Parties, a </w:t>
      </w:r>
      <w:r w:rsidR="0085713B" w:rsidRPr="00D0703E">
        <w:rPr>
          <w:rFonts w:ascii="Arial" w:hAnsi="Arial" w:cs="Arial"/>
        </w:rPr>
        <w:t>d</w:t>
      </w:r>
      <w:r w:rsidR="001456C8" w:rsidRPr="00D0703E">
        <w:rPr>
          <w:rFonts w:ascii="Arial" w:hAnsi="Arial" w:cs="Arial"/>
        </w:rPr>
        <w:t>ispute</w:t>
      </w:r>
      <w:r w:rsidRPr="00D0703E">
        <w:rPr>
          <w:rFonts w:ascii="Arial" w:hAnsi="Arial" w:cs="Arial"/>
        </w:rPr>
        <w:t xml:space="preserve"> is not settled by mediation (and reflected in a document signed by the relevant Parties) within 20 (twenty) Business Days of the </w:t>
      </w:r>
      <w:r w:rsidR="001456C8" w:rsidRPr="00D0703E">
        <w:rPr>
          <w:rFonts w:ascii="Arial" w:hAnsi="Arial" w:cs="Arial"/>
        </w:rPr>
        <w:t>Dispute</w:t>
      </w:r>
      <w:r w:rsidRPr="00D0703E">
        <w:rPr>
          <w:rFonts w:ascii="Arial" w:hAnsi="Arial" w:cs="Arial"/>
        </w:rPr>
        <w:t xml:space="preserve"> Notice or such longer period of time as may be agreed to in writing, then the </w:t>
      </w:r>
      <w:r w:rsidR="0085713B" w:rsidRPr="00D0703E">
        <w:rPr>
          <w:rFonts w:ascii="Arial" w:hAnsi="Arial" w:cs="Arial"/>
        </w:rPr>
        <w:t>d</w:t>
      </w:r>
      <w:r w:rsidR="001456C8" w:rsidRPr="00D0703E">
        <w:rPr>
          <w:rFonts w:ascii="Arial" w:hAnsi="Arial" w:cs="Arial"/>
        </w:rPr>
        <w:t>ispute</w:t>
      </w:r>
      <w:r w:rsidRPr="00D0703E">
        <w:rPr>
          <w:rFonts w:ascii="Arial" w:hAnsi="Arial" w:cs="Arial"/>
        </w:rPr>
        <w:t xml:space="preserve"> shall be determined by arbitration.</w:t>
      </w:r>
      <w:bookmarkEnd w:id="114"/>
    </w:p>
    <w:p w14:paraId="7769A326" w14:textId="3745F2D0" w:rsidR="00323359" w:rsidRPr="00D0703E" w:rsidRDefault="00323359" w:rsidP="00323359">
      <w:pPr>
        <w:pStyle w:val="BowLevel2HeadingAltA"/>
        <w:rPr>
          <w:rFonts w:ascii="Arial" w:hAnsi="Arial" w:cs="Arial"/>
        </w:rPr>
      </w:pPr>
      <w:r w:rsidRPr="00D0703E">
        <w:rPr>
          <w:rFonts w:ascii="Arial" w:hAnsi="Arial" w:cs="Arial"/>
        </w:rPr>
        <w:t>The Parties may agree in writing on the arbitrator and the arbitration procedure and, failing such agreement within 5 (five) Business Days of the expiry of the period referred to in clause</w:t>
      </w:r>
      <w:r w:rsidR="00E2179B" w:rsidRPr="00D0703E">
        <w:rPr>
          <w:rFonts w:ascii="Arial" w:hAnsi="Arial" w:cs="Arial"/>
        </w:rPr>
        <w:t xml:space="preserve"> </w:t>
      </w:r>
      <w:r w:rsidR="00E2179B" w:rsidRPr="00D0703E">
        <w:rPr>
          <w:rFonts w:ascii="Arial" w:hAnsi="Arial" w:cs="Arial"/>
        </w:rPr>
        <w:fldChar w:fldCharType="begin"/>
      </w:r>
      <w:r w:rsidR="00E2179B" w:rsidRPr="00D0703E">
        <w:rPr>
          <w:rFonts w:ascii="Arial" w:hAnsi="Arial" w:cs="Arial"/>
        </w:rPr>
        <w:instrText xml:space="preserve"> REF _Ref507010901 \w \h </w:instrText>
      </w:r>
      <w:r w:rsidR="004F2EB0" w:rsidRPr="00D0703E">
        <w:rPr>
          <w:rFonts w:ascii="Arial" w:hAnsi="Arial" w:cs="Arial"/>
        </w:rPr>
        <w:instrText xml:space="preserve"> \* MERGEFORMAT </w:instrText>
      </w:r>
      <w:r w:rsidR="00E2179B" w:rsidRPr="00D0703E">
        <w:rPr>
          <w:rFonts w:ascii="Arial" w:hAnsi="Arial" w:cs="Arial"/>
        </w:rPr>
      </w:r>
      <w:r w:rsidR="00E2179B" w:rsidRPr="00D0703E">
        <w:rPr>
          <w:rFonts w:ascii="Arial" w:hAnsi="Arial" w:cs="Arial"/>
        </w:rPr>
        <w:fldChar w:fldCharType="separate"/>
      </w:r>
      <w:r w:rsidR="007268D1">
        <w:rPr>
          <w:rFonts w:ascii="Arial" w:hAnsi="Arial" w:cs="Arial"/>
        </w:rPr>
        <w:t>2</w:t>
      </w:r>
      <w:del w:id="115" w:author="Rodney Nel" w:date="2023-05-03T10:30:00Z">
        <w:r w:rsidR="007268D1" w:rsidDel="00DC509B">
          <w:rPr>
            <w:rFonts w:ascii="Arial" w:hAnsi="Arial" w:cs="Arial"/>
          </w:rPr>
          <w:delText>1</w:delText>
        </w:r>
      </w:del>
      <w:ins w:id="116" w:author="Rodney Nel" w:date="2023-05-03T10:30:00Z">
        <w:r w:rsidR="00DC509B">
          <w:rPr>
            <w:rFonts w:ascii="Arial" w:hAnsi="Arial" w:cs="Arial"/>
          </w:rPr>
          <w:t>0</w:t>
        </w:r>
      </w:ins>
      <w:r w:rsidR="007268D1">
        <w:rPr>
          <w:rFonts w:ascii="Arial" w:hAnsi="Arial" w:cs="Arial"/>
        </w:rPr>
        <w:t>.5</w:t>
      </w:r>
      <w:r w:rsidR="00E2179B" w:rsidRPr="00D0703E">
        <w:rPr>
          <w:rFonts w:ascii="Arial" w:hAnsi="Arial" w:cs="Arial"/>
        </w:rPr>
        <w:fldChar w:fldCharType="end"/>
      </w:r>
      <w:r w:rsidRPr="00D0703E">
        <w:rPr>
          <w:rFonts w:ascii="Arial" w:hAnsi="Arial" w:cs="Arial"/>
        </w:rPr>
        <w:t xml:space="preserve">, or such longer period of time as may be agreed to in writing, then the arbitration shall take place in accordance with the </w:t>
      </w:r>
      <w:r w:rsidR="00E2179B" w:rsidRPr="00D0703E">
        <w:rPr>
          <w:rFonts w:ascii="Arial" w:hAnsi="Arial" w:cs="Arial"/>
        </w:rPr>
        <w:t>AFSA</w:t>
      </w:r>
      <w:r w:rsidR="0065210A" w:rsidRPr="00D0703E">
        <w:rPr>
          <w:rFonts w:ascii="Arial" w:hAnsi="Arial" w:cs="Arial"/>
        </w:rPr>
        <w:t xml:space="preserve"> Commercial</w:t>
      </w:r>
      <w:r w:rsidRPr="00D0703E">
        <w:rPr>
          <w:rFonts w:ascii="Arial" w:hAnsi="Arial" w:cs="Arial"/>
        </w:rPr>
        <w:t xml:space="preserve"> Rules in force at the time of the </w:t>
      </w:r>
      <w:r w:rsidR="0085713B" w:rsidRPr="00D0703E">
        <w:rPr>
          <w:rFonts w:ascii="Arial" w:hAnsi="Arial" w:cs="Arial"/>
        </w:rPr>
        <w:t>d</w:t>
      </w:r>
      <w:r w:rsidR="001456C8" w:rsidRPr="00D0703E">
        <w:rPr>
          <w:rFonts w:ascii="Arial" w:hAnsi="Arial" w:cs="Arial"/>
        </w:rPr>
        <w:t>ispute</w:t>
      </w:r>
      <w:r w:rsidRPr="00D0703E">
        <w:rPr>
          <w:rFonts w:ascii="Arial" w:hAnsi="Arial" w:cs="Arial"/>
        </w:rPr>
        <w:t xml:space="preserve">. </w:t>
      </w:r>
    </w:p>
    <w:p w14:paraId="2AA4D587" w14:textId="5AD2C909" w:rsidR="00323359" w:rsidRPr="00D0703E" w:rsidRDefault="00323359" w:rsidP="00323359">
      <w:pPr>
        <w:pStyle w:val="BowLevel2HeadingAltA"/>
        <w:rPr>
          <w:rFonts w:ascii="Arial" w:hAnsi="Arial" w:cs="Arial"/>
        </w:rPr>
      </w:pPr>
      <w:r w:rsidRPr="00D0703E">
        <w:rPr>
          <w:rFonts w:ascii="Arial" w:hAnsi="Arial" w:cs="Arial"/>
        </w:rPr>
        <w:t>Unless agreed otherwise the mediation and the arbitration shall be administered by the Parties. The number of mediators shall be 1 (one) and the number of arbitrators shall be 1 (one). The place of the mediation and the arbitration hearing shall be Sandton</w:t>
      </w:r>
      <w:r w:rsidR="001E7620" w:rsidRPr="00D0703E">
        <w:rPr>
          <w:rFonts w:ascii="Arial" w:hAnsi="Arial" w:cs="Arial"/>
        </w:rPr>
        <w:t>, Johannesburg,</w:t>
      </w:r>
      <w:r w:rsidRPr="00D0703E">
        <w:rPr>
          <w:rFonts w:ascii="Arial" w:hAnsi="Arial" w:cs="Arial"/>
        </w:rPr>
        <w:t xml:space="preserve"> South Africa. The mediation and arbitration shall be conducted in the English language. </w:t>
      </w:r>
    </w:p>
    <w:p w14:paraId="10A0651A" w14:textId="77777777" w:rsidR="00323359" w:rsidRPr="00D0703E" w:rsidRDefault="00323359" w:rsidP="00323359">
      <w:pPr>
        <w:pStyle w:val="BowLevel2HeadingAltA"/>
        <w:rPr>
          <w:rFonts w:ascii="Arial" w:hAnsi="Arial" w:cs="Arial"/>
        </w:rPr>
      </w:pPr>
      <w:r w:rsidRPr="00D0703E">
        <w:rPr>
          <w:rFonts w:ascii="Arial" w:hAnsi="Arial" w:cs="Arial"/>
        </w:rPr>
        <w:t>The governing substantive law of the Agreement shall be the law of South Africa. The governing procedural law of the mediation and the arbitration shall be the law of South Africa.</w:t>
      </w:r>
    </w:p>
    <w:p w14:paraId="3ADA4DD0" w14:textId="6832B77A" w:rsidR="00323359" w:rsidRPr="00D0703E" w:rsidRDefault="00323359" w:rsidP="001E7620">
      <w:pPr>
        <w:pStyle w:val="BowLevel2HeadingAltA"/>
        <w:rPr>
          <w:rFonts w:ascii="Arial" w:hAnsi="Arial" w:cs="Arial"/>
        </w:rPr>
      </w:pPr>
      <w:r w:rsidRPr="00D0703E">
        <w:rPr>
          <w:rFonts w:ascii="Arial" w:hAnsi="Arial" w:cs="Arial"/>
        </w:rPr>
        <w:t>The arbitrator shall have the same remedial powers as a court of law in South Africa would have</w:t>
      </w:r>
      <w:r w:rsidR="00FD2C54">
        <w:rPr>
          <w:rFonts w:ascii="Arial" w:hAnsi="Arial" w:cs="Arial"/>
        </w:rPr>
        <w:t>,</w:t>
      </w:r>
      <w:r w:rsidRPr="00D0703E">
        <w:rPr>
          <w:rFonts w:ascii="Arial" w:hAnsi="Arial" w:cs="Arial"/>
        </w:rPr>
        <w:t xml:space="preserve"> were it adjudicating the </w:t>
      </w:r>
      <w:r w:rsidR="001456C8" w:rsidRPr="00D0703E">
        <w:rPr>
          <w:rFonts w:ascii="Arial" w:hAnsi="Arial" w:cs="Arial"/>
        </w:rPr>
        <w:t>Dispute</w:t>
      </w:r>
      <w:r w:rsidRPr="00D0703E">
        <w:rPr>
          <w:rFonts w:ascii="Arial" w:hAnsi="Arial" w:cs="Arial"/>
        </w:rPr>
        <w:t>. The arbitrator shall deliver an award together with written reasons within 20 (twenty) Business Days from the date upon which the arbitration ends.</w:t>
      </w:r>
      <w:r w:rsidR="001E7620" w:rsidRPr="00D0703E">
        <w:rPr>
          <w:rFonts w:ascii="Arial" w:hAnsi="Arial" w:cs="Arial"/>
        </w:rPr>
        <w:t xml:space="preserve"> </w:t>
      </w:r>
      <w:r w:rsidR="0085713B" w:rsidRPr="00D0703E">
        <w:rPr>
          <w:rFonts w:ascii="Arial" w:hAnsi="Arial" w:cs="Arial"/>
        </w:rPr>
        <w:t>The arbitrator’s award shall be final and binding on the Parties, who shall have no right of appeal against such award (except in the case of manifest error).</w:t>
      </w:r>
      <w:r w:rsidRPr="00D0703E">
        <w:rPr>
          <w:rFonts w:ascii="Arial" w:hAnsi="Arial" w:cs="Arial"/>
        </w:rPr>
        <w:t xml:space="preserve"> </w:t>
      </w:r>
    </w:p>
    <w:p w14:paraId="63E7EBAB" w14:textId="4F22CD2C" w:rsidR="00323359" w:rsidRPr="00D0703E" w:rsidRDefault="00323359" w:rsidP="0085713B">
      <w:pPr>
        <w:pStyle w:val="BowLevel2HeadingAltA"/>
        <w:rPr>
          <w:rFonts w:ascii="Arial" w:hAnsi="Arial" w:cs="Arial"/>
        </w:rPr>
      </w:pPr>
      <w:r w:rsidRPr="00D0703E">
        <w:rPr>
          <w:rFonts w:ascii="Arial" w:hAnsi="Arial" w:cs="Arial"/>
        </w:rPr>
        <w:t xml:space="preserve">Nothing in this clause </w:t>
      </w:r>
      <w:r w:rsidR="001E7620" w:rsidRPr="00D0703E">
        <w:rPr>
          <w:rFonts w:ascii="Arial" w:hAnsi="Arial" w:cs="Arial"/>
        </w:rPr>
        <w:fldChar w:fldCharType="begin"/>
      </w:r>
      <w:r w:rsidR="001E7620" w:rsidRPr="00D0703E">
        <w:rPr>
          <w:rFonts w:ascii="Arial" w:hAnsi="Arial" w:cs="Arial"/>
        </w:rPr>
        <w:instrText xml:space="preserve"> REF _Ref504519165 \r \h </w:instrText>
      </w:r>
      <w:r w:rsidR="004F2EB0" w:rsidRPr="00D0703E">
        <w:rPr>
          <w:rFonts w:ascii="Arial" w:hAnsi="Arial" w:cs="Arial"/>
        </w:rPr>
        <w:instrText xml:space="preserve"> \* MERGEFORMAT </w:instrText>
      </w:r>
      <w:r w:rsidR="001E7620" w:rsidRPr="00D0703E">
        <w:rPr>
          <w:rFonts w:ascii="Arial" w:hAnsi="Arial" w:cs="Arial"/>
        </w:rPr>
      </w:r>
      <w:r w:rsidR="001E7620" w:rsidRPr="00D0703E">
        <w:rPr>
          <w:rFonts w:ascii="Arial" w:hAnsi="Arial" w:cs="Arial"/>
        </w:rPr>
        <w:fldChar w:fldCharType="separate"/>
      </w:r>
      <w:r w:rsidR="007268D1">
        <w:rPr>
          <w:rFonts w:ascii="Arial" w:hAnsi="Arial" w:cs="Arial"/>
        </w:rPr>
        <w:t>2</w:t>
      </w:r>
      <w:del w:id="117" w:author="Rodney Nel" w:date="2023-05-03T10:31:00Z">
        <w:r w:rsidR="007268D1" w:rsidDel="00A919AB">
          <w:rPr>
            <w:rFonts w:ascii="Arial" w:hAnsi="Arial" w:cs="Arial"/>
          </w:rPr>
          <w:delText>1</w:delText>
        </w:r>
      </w:del>
      <w:r w:rsidR="001E7620" w:rsidRPr="00D0703E">
        <w:rPr>
          <w:rFonts w:ascii="Arial" w:hAnsi="Arial" w:cs="Arial"/>
        </w:rPr>
        <w:fldChar w:fldCharType="end"/>
      </w:r>
      <w:ins w:id="118" w:author="Rodney Nel" w:date="2023-05-03T10:31:00Z">
        <w:r w:rsidR="00A919AB">
          <w:rPr>
            <w:rFonts w:ascii="Arial" w:hAnsi="Arial" w:cs="Arial"/>
          </w:rPr>
          <w:t>0</w:t>
        </w:r>
      </w:ins>
      <w:r w:rsidR="001E7620" w:rsidRPr="00D0703E">
        <w:rPr>
          <w:rFonts w:ascii="Arial" w:hAnsi="Arial" w:cs="Arial"/>
        </w:rPr>
        <w:t xml:space="preserve"> </w:t>
      </w:r>
      <w:r w:rsidRPr="00D0703E">
        <w:rPr>
          <w:rFonts w:ascii="Arial" w:hAnsi="Arial" w:cs="Arial"/>
        </w:rPr>
        <w:t>shall preclude any Party from applying</w:t>
      </w:r>
      <w:r w:rsidR="00E2179B" w:rsidRPr="00D0703E">
        <w:rPr>
          <w:rFonts w:ascii="Arial" w:hAnsi="Arial" w:cs="Arial"/>
        </w:rPr>
        <w:t xml:space="preserve"> for urgent interim relief</w:t>
      </w:r>
      <w:r w:rsidRPr="00D0703E">
        <w:rPr>
          <w:rFonts w:ascii="Arial" w:hAnsi="Arial" w:cs="Arial"/>
        </w:rPr>
        <w:t xml:space="preserve"> </w:t>
      </w:r>
      <w:r w:rsidR="00E2179B" w:rsidRPr="00D0703E">
        <w:rPr>
          <w:rFonts w:ascii="Arial" w:hAnsi="Arial" w:cs="Arial"/>
        </w:rPr>
        <w:t>from</w:t>
      </w:r>
      <w:r w:rsidRPr="00D0703E">
        <w:rPr>
          <w:rFonts w:ascii="Arial" w:hAnsi="Arial" w:cs="Arial"/>
        </w:rPr>
        <w:t xml:space="preserve"> a duly constituted court of competent jurisdiction</w:t>
      </w:r>
      <w:r w:rsidR="00E2179B" w:rsidRPr="00D0703E">
        <w:rPr>
          <w:rFonts w:ascii="Arial" w:hAnsi="Arial" w:cs="Arial"/>
        </w:rPr>
        <w:t xml:space="preserve"> pending the decision of the arbitrator</w:t>
      </w:r>
      <w:r w:rsidRPr="00D0703E">
        <w:rPr>
          <w:rFonts w:ascii="Arial" w:hAnsi="Arial" w:cs="Arial"/>
        </w:rPr>
        <w:t>.</w:t>
      </w:r>
    </w:p>
    <w:p w14:paraId="68ADE167" w14:textId="2EDE38D5" w:rsidR="00F435CF" w:rsidRPr="00D0703E" w:rsidRDefault="00F435CF" w:rsidP="00F435CF">
      <w:pPr>
        <w:pStyle w:val="BowLevel1HeadingAltQ"/>
        <w:rPr>
          <w:rFonts w:ascii="Arial" w:hAnsi="Arial" w:cs="Arial"/>
        </w:rPr>
      </w:pPr>
      <w:bookmarkStart w:id="119" w:name="_Ref129097713"/>
      <w:bookmarkStart w:id="120" w:name="_Ref504470362"/>
      <w:bookmarkStart w:id="121" w:name="_Toc506215787"/>
      <w:r w:rsidRPr="00D0703E">
        <w:rPr>
          <w:rFonts w:ascii="Arial" w:hAnsi="Arial" w:cs="Arial"/>
        </w:rPr>
        <w:t>TERMINATION</w:t>
      </w:r>
      <w:bookmarkEnd w:id="119"/>
      <w:r w:rsidRPr="00D0703E">
        <w:rPr>
          <w:rFonts w:ascii="Arial" w:hAnsi="Arial" w:cs="Arial"/>
        </w:rPr>
        <w:t xml:space="preserve"> </w:t>
      </w:r>
    </w:p>
    <w:p w14:paraId="71AD128B" w14:textId="15517FE6" w:rsidR="00F435CF" w:rsidRPr="00D0703E" w:rsidRDefault="00EC4640" w:rsidP="00145189">
      <w:pPr>
        <w:pStyle w:val="BowLevel2HeadingAltA"/>
        <w:numPr>
          <w:ilvl w:val="0"/>
          <w:numId w:val="0"/>
        </w:numPr>
        <w:ind w:left="851" w:hanging="851"/>
        <w:rPr>
          <w:rFonts w:ascii="Arial" w:hAnsi="Arial" w:cs="Arial"/>
        </w:rPr>
      </w:pPr>
      <w:r w:rsidRPr="00D0703E">
        <w:rPr>
          <w:rFonts w:ascii="Arial" w:hAnsi="Arial" w:cs="Arial"/>
        </w:rPr>
        <w:t>2</w:t>
      </w:r>
      <w:ins w:id="122" w:author="Rodney Nel" w:date="2023-05-03T10:32:00Z">
        <w:r w:rsidR="00D34247">
          <w:rPr>
            <w:rFonts w:ascii="Arial" w:hAnsi="Arial" w:cs="Arial"/>
          </w:rPr>
          <w:t>1</w:t>
        </w:r>
      </w:ins>
      <w:del w:id="123" w:author="Rodney Nel" w:date="2023-05-03T10:32:00Z">
        <w:r w:rsidRPr="00D0703E" w:rsidDel="00D34247">
          <w:rPr>
            <w:rFonts w:ascii="Arial" w:hAnsi="Arial" w:cs="Arial"/>
          </w:rPr>
          <w:delText>0</w:delText>
        </w:r>
      </w:del>
      <w:r w:rsidRPr="00D0703E">
        <w:rPr>
          <w:rFonts w:ascii="Arial" w:hAnsi="Arial" w:cs="Arial"/>
        </w:rPr>
        <w:t xml:space="preserve">.1 </w:t>
      </w:r>
      <w:r w:rsidRPr="00D0703E">
        <w:rPr>
          <w:rFonts w:ascii="Arial" w:hAnsi="Arial" w:cs="Arial"/>
        </w:rPr>
        <w:tab/>
      </w:r>
      <w:r w:rsidR="00F435CF" w:rsidRPr="00D0703E">
        <w:rPr>
          <w:rFonts w:ascii="Arial" w:hAnsi="Arial" w:cs="Arial"/>
        </w:rPr>
        <w:t xml:space="preserve">Without affecting any other right or remedy available to it, either Party may terminate, the Agreement, this Master Supply Agreement and/or any Commercial Terms Schedule with immediate effect by giving written notice to the other Party if: </w:t>
      </w:r>
    </w:p>
    <w:p w14:paraId="17AD4E71" w14:textId="5C857CA6" w:rsidR="00F435CF" w:rsidRPr="00D0703E" w:rsidRDefault="00EC4640" w:rsidP="00013BE2">
      <w:pPr>
        <w:pStyle w:val="BowLevel3HeadingAltZ"/>
        <w:numPr>
          <w:ilvl w:val="0"/>
          <w:numId w:val="0"/>
        </w:numPr>
        <w:ind w:left="1440" w:hanging="720"/>
        <w:rPr>
          <w:rFonts w:ascii="Arial" w:hAnsi="Arial" w:cs="Arial"/>
        </w:rPr>
      </w:pPr>
      <w:r w:rsidRPr="00D0703E">
        <w:rPr>
          <w:rFonts w:ascii="Arial" w:hAnsi="Arial" w:cs="Arial"/>
        </w:rPr>
        <w:t>2</w:t>
      </w:r>
      <w:ins w:id="124" w:author="Rodney Nel" w:date="2023-05-03T10:32:00Z">
        <w:r w:rsidR="00D34247">
          <w:rPr>
            <w:rFonts w:ascii="Arial" w:hAnsi="Arial" w:cs="Arial"/>
          </w:rPr>
          <w:t>1</w:t>
        </w:r>
      </w:ins>
      <w:del w:id="125" w:author="Rodney Nel" w:date="2023-05-03T10:32:00Z">
        <w:r w:rsidRPr="00D0703E" w:rsidDel="00D34247">
          <w:rPr>
            <w:rFonts w:ascii="Arial" w:hAnsi="Arial" w:cs="Arial"/>
          </w:rPr>
          <w:delText>0</w:delText>
        </w:r>
      </w:del>
      <w:r w:rsidRPr="00D0703E">
        <w:rPr>
          <w:rFonts w:ascii="Arial" w:hAnsi="Arial" w:cs="Arial"/>
        </w:rPr>
        <w:t>.</w:t>
      </w:r>
      <w:r w:rsidR="00564EF6" w:rsidRPr="00D0703E">
        <w:rPr>
          <w:rFonts w:ascii="Arial" w:hAnsi="Arial" w:cs="Arial"/>
        </w:rPr>
        <w:t xml:space="preserve">1.1 </w:t>
      </w:r>
      <w:r w:rsidR="00564EF6" w:rsidRPr="00D0703E">
        <w:rPr>
          <w:rFonts w:ascii="Arial" w:hAnsi="Arial" w:cs="Arial"/>
        </w:rPr>
        <w:tab/>
      </w:r>
      <w:r w:rsidR="00F435CF" w:rsidRPr="00D0703E">
        <w:rPr>
          <w:rFonts w:ascii="Arial" w:hAnsi="Arial" w:cs="Arial"/>
        </w:rPr>
        <w:t>the other Party commits a material breach of any other term of this Master Supply Agreement or any applicable Commercial Terms Schedule, which breach is irremediable and (if such breach is remediable) fails to remedy that breach within a period of 10 (ten) days after being notified in writing to do so;</w:t>
      </w:r>
    </w:p>
    <w:p w14:paraId="031E7CE5" w14:textId="77777777" w:rsidR="00667F72" w:rsidRDefault="00564EF6" w:rsidP="00013BE2">
      <w:pPr>
        <w:pStyle w:val="BowLevel3HeadingAltZ"/>
        <w:numPr>
          <w:ilvl w:val="0"/>
          <w:numId w:val="0"/>
        </w:numPr>
        <w:ind w:left="1440" w:hanging="720"/>
        <w:rPr>
          <w:ins w:id="126" w:author="Rodney Nel" w:date="2023-05-03T10:32:00Z"/>
          <w:rFonts w:ascii="Arial" w:hAnsi="Arial" w:cs="Arial"/>
        </w:rPr>
      </w:pPr>
      <w:r w:rsidRPr="00D0703E">
        <w:rPr>
          <w:rFonts w:ascii="Arial" w:hAnsi="Arial" w:cs="Arial"/>
        </w:rPr>
        <w:t>2</w:t>
      </w:r>
      <w:del w:id="127" w:author="Rodney Nel" w:date="2023-05-03T10:32:00Z">
        <w:r w:rsidRPr="00D0703E" w:rsidDel="00D34247">
          <w:rPr>
            <w:rFonts w:ascii="Arial" w:hAnsi="Arial" w:cs="Arial"/>
          </w:rPr>
          <w:delText>0</w:delText>
        </w:r>
      </w:del>
      <w:ins w:id="128" w:author="Rodney Nel" w:date="2023-05-03T10:32:00Z">
        <w:r w:rsidR="00D34247">
          <w:rPr>
            <w:rFonts w:ascii="Arial" w:hAnsi="Arial" w:cs="Arial"/>
          </w:rPr>
          <w:t>1</w:t>
        </w:r>
      </w:ins>
      <w:r w:rsidRPr="00D0703E">
        <w:rPr>
          <w:rFonts w:ascii="Arial" w:hAnsi="Arial" w:cs="Arial"/>
        </w:rPr>
        <w:t xml:space="preserve">.1.2 </w:t>
      </w:r>
      <w:r w:rsidR="002354B2" w:rsidRPr="00D0703E">
        <w:rPr>
          <w:rFonts w:ascii="Arial" w:hAnsi="Arial" w:cs="Arial"/>
        </w:rPr>
        <w:tab/>
      </w:r>
      <w:r w:rsidR="00F435CF" w:rsidRPr="00D0703E">
        <w:rPr>
          <w:rFonts w:ascii="Arial" w:hAnsi="Arial" w:cs="Arial"/>
        </w:rPr>
        <w:t>the other Party repeatedly breaches any of the terms of the Agreement (including any Commercial Terms Schedule) in such a manner as to reasonably justify the opinion that its conduct is inconsistent with it having the intention or ability to give effect to the terms of the Agreement;</w:t>
      </w:r>
    </w:p>
    <w:p w14:paraId="49C858BB" w14:textId="3FF4BD70" w:rsidR="00013BE2" w:rsidRPr="00D0703E" w:rsidRDefault="002442C6" w:rsidP="00013BE2">
      <w:pPr>
        <w:pStyle w:val="BowLevel3HeadingAltZ"/>
        <w:numPr>
          <w:ilvl w:val="0"/>
          <w:numId w:val="0"/>
        </w:numPr>
        <w:ind w:left="1440" w:hanging="720"/>
        <w:rPr>
          <w:rFonts w:ascii="Arial" w:hAnsi="Arial" w:cs="Arial"/>
        </w:rPr>
      </w:pPr>
      <w:r w:rsidRPr="00D0703E">
        <w:rPr>
          <w:rFonts w:ascii="Arial" w:hAnsi="Arial" w:cs="Arial"/>
        </w:rPr>
        <w:t>2</w:t>
      </w:r>
      <w:del w:id="129" w:author="Rodney Nel" w:date="2023-05-03T10:32:00Z">
        <w:r w:rsidRPr="00D0703E" w:rsidDel="00667F72">
          <w:rPr>
            <w:rFonts w:ascii="Arial" w:hAnsi="Arial" w:cs="Arial"/>
          </w:rPr>
          <w:delText>0</w:delText>
        </w:r>
      </w:del>
      <w:ins w:id="130" w:author="Rodney Nel" w:date="2023-05-03T10:32:00Z">
        <w:r w:rsidR="00667F72">
          <w:rPr>
            <w:rFonts w:ascii="Arial" w:hAnsi="Arial" w:cs="Arial"/>
          </w:rPr>
          <w:t>1</w:t>
        </w:r>
      </w:ins>
      <w:r w:rsidRPr="00D0703E">
        <w:rPr>
          <w:rFonts w:ascii="Arial" w:hAnsi="Arial" w:cs="Arial"/>
        </w:rPr>
        <w:t>.1.3</w:t>
      </w:r>
      <w:r w:rsidR="00013BE2" w:rsidRPr="00D0703E">
        <w:rPr>
          <w:rFonts w:ascii="Arial" w:hAnsi="Arial" w:cs="Arial"/>
        </w:rPr>
        <w:tab/>
      </w:r>
      <w:r w:rsidRPr="00D0703E">
        <w:rPr>
          <w:rFonts w:ascii="Arial" w:hAnsi="Arial" w:cs="Arial"/>
        </w:rPr>
        <w:t xml:space="preserve"> </w:t>
      </w:r>
      <w:r w:rsidR="0044013E" w:rsidRPr="00D0703E">
        <w:rPr>
          <w:rFonts w:ascii="Arial" w:hAnsi="Arial" w:cs="Arial"/>
        </w:rPr>
        <w:t>Should Tiger  cease to purchase Ingredients for whatsoever reason during the term of the agreement which results in the Purchaser being in breach of this agreement and not remedying the breach;  The Purchaser must purchase the Equipment at the value (Excluding VAT), as calculated in accordance with Annexure B.</w:t>
      </w:r>
    </w:p>
    <w:p w14:paraId="18C10BE3" w14:textId="79588B34" w:rsidR="00F435CF" w:rsidRPr="00D0703E" w:rsidRDefault="00191D6F" w:rsidP="00191D6F">
      <w:pPr>
        <w:pStyle w:val="BowLevel3HeadingAltZ"/>
        <w:numPr>
          <w:ilvl w:val="0"/>
          <w:numId w:val="0"/>
        </w:numPr>
        <w:ind w:left="1440" w:hanging="720"/>
        <w:rPr>
          <w:rFonts w:ascii="Arial" w:hAnsi="Arial" w:cs="Arial"/>
        </w:rPr>
      </w:pPr>
      <w:r w:rsidRPr="00D0703E">
        <w:rPr>
          <w:rFonts w:ascii="Arial" w:hAnsi="Arial" w:cs="Arial"/>
        </w:rPr>
        <w:lastRenderedPageBreak/>
        <w:t>2</w:t>
      </w:r>
      <w:ins w:id="131" w:author="Rodney Nel" w:date="2023-05-03T10:33:00Z">
        <w:r w:rsidR="00667F72">
          <w:rPr>
            <w:rFonts w:ascii="Arial" w:hAnsi="Arial" w:cs="Arial"/>
          </w:rPr>
          <w:t>1</w:t>
        </w:r>
      </w:ins>
      <w:del w:id="132" w:author="Rodney Nel" w:date="2023-05-03T10:33:00Z">
        <w:r w:rsidRPr="00D0703E" w:rsidDel="00667F72">
          <w:rPr>
            <w:rFonts w:ascii="Arial" w:hAnsi="Arial" w:cs="Arial"/>
          </w:rPr>
          <w:delText>0</w:delText>
        </w:r>
      </w:del>
      <w:r w:rsidRPr="00D0703E">
        <w:rPr>
          <w:rFonts w:ascii="Arial" w:hAnsi="Arial" w:cs="Arial"/>
        </w:rPr>
        <w:t xml:space="preserve">.1.4 </w:t>
      </w:r>
      <w:r w:rsidRPr="00D0703E">
        <w:rPr>
          <w:rFonts w:ascii="Arial" w:hAnsi="Arial" w:cs="Arial"/>
        </w:rPr>
        <w:tab/>
      </w:r>
      <w:r w:rsidR="00F435CF" w:rsidRPr="00D0703E">
        <w:rPr>
          <w:rFonts w:ascii="Arial" w:hAnsi="Arial" w:cs="Arial"/>
        </w:rPr>
        <w:t>the other Party suspends, or threatens to suspend, payment of its debts or is unable to pay its debts as they fall due or admits inability to pay its debts, commits an act of insolvency, or makes a proposal for or enters into any compromise or arrangement with any of its creditors;</w:t>
      </w:r>
    </w:p>
    <w:p w14:paraId="62279421" w14:textId="77777777" w:rsidR="00667F72" w:rsidRDefault="009E21DC" w:rsidP="009E21DC">
      <w:pPr>
        <w:pStyle w:val="BowLevel3HeadingAltZ"/>
        <w:numPr>
          <w:ilvl w:val="0"/>
          <w:numId w:val="0"/>
        </w:numPr>
        <w:ind w:left="1440" w:hanging="720"/>
        <w:rPr>
          <w:ins w:id="133" w:author="Rodney Nel" w:date="2023-05-03T10:33:00Z"/>
          <w:rFonts w:ascii="Arial" w:hAnsi="Arial" w:cs="Arial"/>
        </w:rPr>
      </w:pPr>
      <w:r w:rsidRPr="00D0703E">
        <w:rPr>
          <w:rFonts w:ascii="Arial" w:hAnsi="Arial" w:cs="Arial"/>
        </w:rPr>
        <w:t>2</w:t>
      </w:r>
      <w:del w:id="134" w:author="Rodney Nel" w:date="2023-05-03T10:33:00Z">
        <w:r w:rsidRPr="00D0703E" w:rsidDel="00667F72">
          <w:rPr>
            <w:rFonts w:ascii="Arial" w:hAnsi="Arial" w:cs="Arial"/>
          </w:rPr>
          <w:delText>0</w:delText>
        </w:r>
      </w:del>
      <w:ins w:id="135" w:author="Rodney Nel" w:date="2023-05-03T10:33:00Z">
        <w:r w:rsidR="00667F72">
          <w:rPr>
            <w:rFonts w:ascii="Arial" w:hAnsi="Arial" w:cs="Arial"/>
          </w:rPr>
          <w:t>1</w:t>
        </w:r>
      </w:ins>
      <w:r w:rsidRPr="00D0703E">
        <w:rPr>
          <w:rFonts w:ascii="Arial" w:hAnsi="Arial" w:cs="Arial"/>
        </w:rPr>
        <w:t xml:space="preserve">.1.5 </w:t>
      </w:r>
      <w:r w:rsidRPr="00D0703E">
        <w:rPr>
          <w:rFonts w:ascii="Arial" w:hAnsi="Arial" w:cs="Arial"/>
        </w:rPr>
        <w:tab/>
      </w:r>
      <w:r w:rsidR="00F435CF" w:rsidRPr="00D0703E">
        <w:rPr>
          <w:rFonts w:ascii="Arial" w:hAnsi="Arial" w:cs="Arial"/>
        </w:rPr>
        <w:t>if the other Party is wound up (compulsorily or voluntarily), is placed in liquidation, or commences</w:t>
      </w:r>
      <w:r w:rsidRPr="00D0703E">
        <w:rPr>
          <w:rFonts w:ascii="Arial" w:hAnsi="Arial" w:cs="Arial"/>
        </w:rPr>
        <w:tab/>
      </w:r>
      <w:r w:rsidR="00F435CF" w:rsidRPr="00D0703E">
        <w:rPr>
          <w:rFonts w:ascii="Arial" w:hAnsi="Arial" w:cs="Arial"/>
        </w:rPr>
        <w:t xml:space="preserve"> business rescue proceedings; or</w:t>
      </w:r>
      <w:r w:rsidR="009B10E0" w:rsidRPr="00D0703E">
        <w:rPr>
          <w:rFonts w:ascii="Arial" w:hAnsi="Arial" w:cs="Arial"/>
        </w:rPr>
        <w:t xml:space="preserve"> </w:t>
      </w:r>
    </w:p>
    <w:p w14:paraId="162074EA" w14:textId="3273C468" w:rsidR="00F435CF" w:rsidRPr="00D0703E" w:rsidRDefault="00496935" w:rsidP="009E21DC">
      <w:pPr>
        <w:pStyle w:val="BowLevel3HeadingAltZ"/>
        <w:numPr>
          <w:ilvl w:val="0"/>
          <w:numId w:val="0"/>
        </w:numPr>
        <w:ind w:left="1440" w:hanging="720"/>
        <w:rPr>
          <w:rFonts w:ascii="Arial" w:hAnsi="Arial" w:cs="Arial"/>
        </w:rPr>
      </w:pPr>
      <w:r w:rsidRPr="00D0703E">
        <w:rPr>
          <w:rFonts w:ascii="Arial" w:hAnsi="Arial" w:cs="Arial"/>
        </w:rPr>
        <w:t>2</w:t>
      </w:r>
      <w:del w:id="136" w:author="Rodney Nel" w:date="2023-05-03T10:33:00Z">
        <w:r w:rsidRPr="00D0703E" w:rsidDel="00667F72">
          <w:rPr>
            <w:rFonts w:ascii="Arial" w:hAnsi="Arial" w:cs="Arial"/>
          </w:rPr>
          <w:delText>0</w:delText>
        </w:r>
      </w:del>
      <w:ins w:id="137" w:author="Rodney Nel" w:date="2023-05-03T10:33:00Z">
        <w:r w:rsidR="00667F72">
          <w:rPr>
            <w:rFonts w:ascii="Arial" w:hAnsi="Arial" w:cs="Arial"/>
          </w:rPr>
          <w:t>1</w:t>
        </w:r>
      </w:ins>
      <w:r w:rsidRPr="00D0703E">
        <w:rPr>
          <w:rFonts w:ascii="Arial" w:hAnsi="Arial" w:cs="Arial"/>
        </w:rPr>
        <w:t xml:space="preserve">.1.6 </w:t>
      </w:r>
      <w:r w:rsidR="00F435CF" w:rsidRPr="00D0703E">
        <w:rPr>
          <w:rFonts w:ascii="Arial" w:hAnsi="Arial" w:cs="Arial"/>
        </w:rPr>
        <w:t>if the other Party ceases, or threatens to cease, to carry on all or substantially the whole of its business.</w:t>
      </w:r>
    </w:p>
    <w:p w14:paraId="5A9B5C8B" w14:textId="092E1805" w:rsidR="005F6088" w:rsidRPr="00D0703E" w:rsidRDefault="00DF1046" w:rsidP="0065596C">
      <w:pPr>
        <w:pStyle w:val="BowLevel2HeadingAltA"/>
        <w:numPr>
          <w:ilvl w:val="0"/>
          <w:numId w:val="0"/>
        </w:numPr>
        <w:ind w:left="851" w:hanging="851"/>
        <w:rPr>
          <w:rFonts w:ascii="Arial" w:hAnsi="Arial" w:cs="Arial"/>
        </w:rPr>
      </w:pPr>
      <w:r w:rsidRPr="00D0703E">
        <w:rPr>
          <w:rFonts w:ascii="Arial" w:hAnsi="Arial" w:cs="Arial"/>
        </w:rPr>
        <w:t>2</w:t>
      </w:r>
      <w:del w:id="138" w:author="Rodney Nel" w:date="2023-05-03T10:33:00Z">
        <w:r w:rsidRPr="00D0703E" w:rsidDel="00667F72">
          <w:rPr>
            <w:rFonts w:ascii="Arial" w:hAnsi="Arial" w:cs="Arial"/>
          </w:rPr>
          <w:delText>0</w:delText>
        </w:r>
      </w:del>
      <w:ins w:id="139" w:author="Rodney Nel" w:date="2023-05-03T10:33:00Z">
        <w:r w:rsidR="00667F72">
          <w:rPr>
            <w:rFonts w:ascii="Arial" w:hAnsi="Arial" w:cs="Arial"/>
          </w:rPr>
          <w:t>1</w:t>
        </w:r>
      </w:ins>
      <w:r w:rsidRPr="00D0703E">
        <w:rPr>
          <w:rFonts w:ascii="Arial" w:hAnsi="Arial" w:cs="Arial"/>
        </w:rPr>
        <w:t xml:space="preserve">.2 </w:t>
      </w:r>
      <w:r w:rsidRPr="00D0703E">
        <w:rPr>
          <w:rFonts w:ascii="Arial" w:hAnsi="Arial" w:cs="Arial"/>
        </w:rPr>
        <w:tab/>
      </w:r>
      <w:r w:rsidR="00F435CF" w:rsidRPr="00D0703E">
        <w:rPr>
          <w:rFonts w:ascii="Arial" w:hAnsi="Arial" w:cs="Arial"/>
        </w:rPr>
        <w:t xml:space="preserve">Tiger shall be entitled to terminate the Agreement on written notice to the Supplier in the event of a change in the ownership or control of the Supplier, without the prior written consent of Tiger (which consent shall not be unreasonably withheld or delayed).  </w:t>
      </w:r>
    </w:p>
    <w:p w14:paraId="727FFC6D" w14:textId="0A104DF5" w:rsidR="00F435CF" w:rsidRPr="00D0703E" w:rsidRDefault="00BB25B9" w:rsidP="0065596C">
      <w:pPr>
        <w:pStyle w:val="BowLevel2HeadingAltA"/>
        <w:numPr>
          <w:ilvl w:val="0"/>
          <w:numId w:val="0"/>
        </w:numPr>
        <w:ind w:left="851" w:hanging="851"/>
        <w:rPr>
          <w:rFonts w:ascii="Arial" w:hAnsi="Arial" w:cs="Arial"/>
          <w:b/>
          <w:i/>
        </w:rPr>
      </w:pPr>
      <w:r w:rsidRPr="00D0703E">
        <w:rPr>
          <w:rFonts w:ascii="Arial" w:hAnsi="Arial" w:cs="Arial"/>
        </w:rPr>
        <w:t>2</w:t>
      </w:r>
      <w:del w:id="140" w:author="Rodney Nel" w:date="2023-05-03T10:33:00Z">
        <w:r w:rsidRPr="00D0703E" w:rsidDel="00667F72">
          <w:rPr>
            <w:rFonts w:ascii="Arial" w:hAnsi="Arial" w:cs="Arial"/>
          </w:rPr>
          <w:delText>0</w:delText>
        </w:r>
      </w:del>
      <w:ins w:id="141" w:author="Rodney Nel" w:date="2023-05-03T10:33:00Z">
        <w:r w:rsidR="00667F72">
          <w:rPr>
            <w:rFonts w:ascii="Arial" w:hAnsi="Arial" w:cs="Arial"/>
          </w:rPr>
          <w:t>1</w:t>
        </w:r>
      </w:ins>
      <w:r w:rsidRPr="00D0703E">
        <w:rPr>
          <w:rFonts w:ascii="Arial" w:hAnsi="Arial" w:cs="Arial"/>
        </w:rPr>
        <w:t xml:space="preserve">.3 </w:t>
      </w:r>
      <w:r w:rsidR="0065596C" w:rsidRPr="00D0703E">
        <w:rPr>
          <w:rFonts w:ascii="Arial" w:hAnsi="Arial" w:cs="Arial"/>
        </w:rPr>
        <w:tab/>
      </w:r>
      <w:r w:rsidR="00F435CF" w:rsidRPr="00D0703E">
        <w:rPr>
          <w:rFonts w:ascii="Arial" w:hAnsi="Arial" w:cs="Arial"/>
        </w:rPr>
        <w:t>Tiger (in its sole discretion) may terminate the Agr</w:t>
      </w:r>
      <w:r w:rsidR="0038116E" w:rsidRPr="00D0703E">
        <w:rPr>
          <w:rFonts w:ascii="Arial" w:hAnsi="Arial" w:cs="Arial"/>
        </w:rPr>
        <w:t xml:space="preserve">eement by giving the Supplier </w:t>
      </w:r>
      <w:r w:rsidR="00EC644A" w:rsidRPr="00D0703E">
        <w:rPr>
          <w:rFonts w:ascii="Arial" w:hAnsi="Arial" w:cs="Arial"/>
        </w:rPr>
        <w:t>9</w:t>
      </w:r>
      <w:r w:rsidR="0038116E" w:rsidRPr="00D0703E">
        <w:rPr>
          <w:rFonts w:ascii="Arial" w:hAnsi="Arial" w:cs="Arial"/>
        </w:rPr>
        <w:t>0 (</w:t>
      </w:r>
      <w:r w:rsidR="00C53167" w:rsidRPr="00D0703E">
        <w:rPr>
          <w:rFonts w:ascii="Arial" w:hAnsi="Arial" w:cs="Arial"/>
        </w:rPr>
        <w:t>ninety</w:t>
      </w:r>
      <w:r w:rsidR="00F435CF" w:rsidRPr="00D0703E">
        <w:rPr>
          <w:rFonts w:ascii="Arial" w:hAnsi="Arial" w:cs="Arial"/>
        </w:rPr>
        <w:t>) days written notice of termination</w:t>
      </w:r>
      <w:r w:rsidR="00F435CF" w:rsidRPr="00D0703E">
        <w:rPr>
          <w:rFonts w:ascii="Arial" w:hAnsi="Arial" w:cs="Arial"/>
          <w:i/>
        </w:rPr>
        <w:t>.</w:t>
      </w:r>
      <w:r w:rsidR="0038116E" w:rsidRPr="00D0703E">
        <w:rPr>
          <w:rFonts w:ascii="Arial" w:hAnsi="Arial" w:cs="Arial"/>
        </w:rPr>
        <w:t xml:space="preserve"> </w:t>
      </w:r>
    </w:p>
    <w:p w14:paraId="5372AC8B" w14:textId="08DECB51" w:rsidR="005664DA" w:rsidRPr="00D0703E" w:rsidRDefault="00323C4E" w:rsidP="00E16D16">
      <w:pPr>
        <w:pStyle w:val="BowLevel2HeadingAltA"/>
        <w:numPr>
          <w:ilvl w:val="0"/>
          <w:numId w:val="0"/>
        </w:numPr>
        <w:ind w:left="851" w:hanging="851"/>
        <w:rPr>
          <w:rFonts w:ascii="Arial" w:hAnsi="Arial" w:cs="Arial"/>
        </w:rPr>
      </w:pPr>
      <w:bookmarkStart w:id="142" w:name="_Ref511321889"/>
      <w:r w:rsidRPr="00D0703E">
        <w:rPr>
          <w:rFonts w:ascii="Arial" w:hAnsi="Arial" w:cs="Arial"/>
        </w:rPr>
        <w:t>2</w:t>
      </w:r>
      <w:ins w:id="143" w:author="Rodney Nel" w:date="2023-05-03T10:33:00Z">
        <w:r w:rsidR="00667F72">
          <w:rPr>
            <w:rFonts w:ascii="Arial" w:hAnsi="Arial" w:cs="Arial"/>
          </w:rPr>
          <w:t>1</w:t>
        </w:r>
      </w:ins>
      <w:del w:id="144" w:author="Rodney Nel" w:date="2023-05-03T10:33:00Z">
        <w:r w:rsidRPr="00D0703E" w:rsidDel="00667F72">
          <w:rPr>
            <w:rFonts w:ascii="Arial" w:hAnsi="Arial" w:cs="Arial"/>
          </w:rPr>
          <w:delText>0</w:delText>
        </w:r>
      </w:del>
      <w:r w:rsidRPr="00D0703E">
        <w:rPr>
          <w:rFonts w:ascii="Arial" w:hAnsi="Arial" w:cs="Arial"/>
        </w:rPr>
        <w:t xml:space="preserve">.4 </w:t>
      </w:r>
      <w:r w:rsidRPr="00D0703E">
        <w:rPr>
          <w:rFonts w:ascii="Arial" w:hAnsi="Arial" w:cs="Arial"/>
        </w:rPr>
        <w:tab/>
      </w:r>
      <w:r w:rsidR="00F435CF" w:rsidRPr="00D0703E">
        <w:rPr>
          <w:rFonts w:ascii="Arial" w:hAnsi="Arial" w:cs="Arial"/>
        </w:rPr>
        <w:t xml:space="preserve">Upon termination of the Agreement, and subject to each Party’s obligation to comply with applicable laws, each Party shall: (i) return to the other party all documents and materials (and any copies) containing the other Party’s Confidential Information; (ii) erase all of the other Party’s Confidential Information from its computer systems (to the extent possible); (iii) </w:t>
      </w:r>
      <w:r w:rsidR="00F01BC7" w:rsidRPr="00D0703E">
        <w:rPr>
          <w:rFonts w:ascii="Arial" w:hAnsi="Arial" w:cs="Arial"/>
        </w:rPr>
        <w:t xml:space="preserve">assign to Tiger </w:t>
      </w:r>
      <w:r w:rsidR="00F435CF" w:rsidRPr="00D0703E">
        <w:rPr>
          <w:rFonts w:ascii="Arial" w:hAnsi="Arial" w:cs="Arial"/>
        </w:rPr>
        <w:t>all</w:t>
      </w:r>
      <w:r w:rsidR="00F01BC7" w:rsidRPr="00D0703E">
        <w:rPr>
          <w:rFonts w:ascii="Arial" w:hAnsi="Arial" w:cs="Arial"/>
        </w:rPr>
        <w:t xml:space="preserve"> rights, title and interest in any i</w:t>
      </w:r>
      <w:r w:rsidR="00F435CF" w:rsidRPr="00D0703E">
        <w:rPr>
          <w:rFonts w:ascii="Arial" w:hAnsi="Arial" w:cs="Arial"/>
        </w:rPr>
        <w:t>ntellectual property developed</w:t>
      </w:r>
      <w:r w:rsidR="00F01BC7" w:rsidRPr="00D0703E">
        <w:rPr>
          <w:rFonts w:ascii="Arial" w:hAnsi="Arial" w:cs="Arial"/>
        </w:rPr>
        <w:t xml:space="preserve"> by the Supplier for Tiger, during the term of the Agreement; </w:t>
      </w:r>
      <w:r w:rsidR="00F435CF" w:rsidRPr="00D0703E">
        <w:rPr>
          <w:rFonts w:ascii="Arial" w:hAnsi="Arial" w:cs="Arial"/>
        </w:rPr>
        <w:t>and (i</w:t>
      </w:r>
      <w:r w:rsidR="00F01BC7" w:rsidRPr="00D0703E">
        <w:rPr>
          <w:rFonts w:ascii="Arial" w:hAnsi="Arial" w:cs="Arial"/>
        </w:rPr>
        <w:t>v</w:t>
      </w:r>
      <w:r w:rsidR="00F435CF" w:rsidRPr="00D0703E">
        <w:rPr>
          <w:rFonts w:ascii="Arial" w:hAnsi="Arial" w:cs="Arial"/>
        </w:rPr>
        <w:t>)</w:t>
      </w:r>
      <w:r w:rsidR="005664DA" w:rsidRPr="00D0703E">
        <w:rPr>
          <w:rFonts w:ascii="Arial" w:hAnsi="Arial" w:cs="Arial"/>
        </w:rPr>
        <w:t>on request, certify in writing to the other Party that it has complied with the requirements of this clause 2</w:t>
      </w:r>
      <w:del w:id="145" w:author="Rodney Nel" w:date="2023-05-03T10:33:00Z">
        <w:r w:rsidR="005664DA" w:rsidRPr="00D0703E" w:rsidDel="00667F72">
          <w:rPr>
            <w:rFonts w:ascii="Arial" w:hAnsi="Arial" w:cs="Arial"/>
          </w:rPr>
          <w:delText>0</w:delText>
        </w:r>
      </w:del>
      <w:ins w:id="146" w:author="Rodney Nel" w:date="2023-05-03T10:33:00Z">
        <w:r w:rsidR="00667F72">
          <w:rPr>
            <w:rFonts w:ascii="Arial" w:hAnsi="Arial" w:cs="Arial"/>
          </w:rPr>
          <w:t>1</w:t>
        </w:r>
      </w:ins>
      <w:r w:rsidR="005664DA" w:rsidRPr="00D0703E">
        <w:rPr>
          <w:rFonts w:ascii="Arial" w:hAnsi="Arial" w:cs="Arial"/>
        </w:rPr>
        <w:t>.4.</w:t>
      </w:r>
      <w:bookmarkEnd w:id="142"/>
    </w:p>
    <w:p w14:paraId="6481F59C" w14:textId="6C4740CB" w:rsidR="00F435CF" w:rsidRPr="00D0703E" w:rsidRDefault="00B7208E" w:rsidP="00E16D16">
      <w:pPr>
        <w:pStyle w:val="BowLevel2HeadingAltA"/>
        <w:numPr>
          <w:ilvl w:val="0"/>
          <w:numId w:val="0"/>
        </w:numPr>
        <w:ind w:left="851" w:hanging="851"/>
        <w:rPr>
          <w:rFonts w:ascii="Arial" w:hAnsi="Arial" w:cs="Arial"/>
        </w:rPr>
      </w:pPr>
      <w:r w:rsidRPr="00D0703E">
        <w:rPr>
          <w:rFonts w:ascii="Arial" w:hAnsi="Arial" w:cs="Arial"/>
        </w:rPr>
        <w:t>2</w:t>
      </w:r>
      <w:del w:id="147" w:author="Rodney Nel" w:date="2023-05-03T10:33:00Z">
        <w:r w:rsidRPr="00D0703E" w:rsidDel="00F61299">
          <w:rPr>
            <w:rFonts w:ascii="Arial" w:hAnsi="Arial" w:cs="Arial"/>
          </w:rPr>
          <w:delText>0</w:delText>
        </w:r>
      </w:del>
      <w:ins w:id="148" w:author="Rodney Nel" w:date="2023-05-03T10:33:00Z">
        <w:r w:rsidR="00F61299">
          <w:rPr>
            <w:rFonts w:ascii="Arial" w:hAnsi="Arial" w:cs="Arial"/>
          </w:rPr>
          <w:t>1</w:t>
        </w:r>
      </w:ins>
      <w:r w:rsidRPr="00D0703E">
        <w:rPr>
          <w:rFonts w:ascii="Arial" w:hAnsi="Arial" w:cs="Arial"/>
        </w:rPr>
        <w:t xml:space="preserve">.5 </w:t>
      </w:r>
      <w:r w:rsidRPr="00D0703E">
        <w:rPr>
          <w:rFonts w:ascii="Arial" w:hAnsi="Arial" w:cs="Arial"/>
        </w:rPr>
        <w:tab/>
      </w:r>
      <w:r w:rsidR="00F435CF" w:rsidRPr="00D0703E">
        <w:rPr>
          <w:rFonts w:ascii="Arial" w:hAnsi="Arial" w:cs="Arial"/>
        </w:rPr>
        <w:t xml:space="preserve">Notwithstanding termination of the Agreement, this Master Supply Agreement or any Commercial Terms Schedule, the Supplier shall complete all unexecuted </w:t>
      </w:r>
      <w:r w:rsidR="007329D7" w:rsidRPr="00D0703E">
        <w:rPr>
          <w:rFonts w:ascii="Arial" w:hAnsi="Arial" w:cs="Arial"/>
        </w:rPr>
        <w:t>Purchase Order</w:t>
      </w:r>
      <w:r w:rsidR="00F435CF" w:rsidRPr="00D0703E">
        <w:rPr>
          <w:rFonts w:ascii="Arial" w:hAnsi="Arial" w:cs="Arial"/>
        </w:rPr>
        <w:t>s placed by Tiger on or before the date of termination, and shall continue to comply with all of its obligations under the Agreement during any notice period.</w:t>
      </w:r>
    </w:p>
    <w:p w14:paraId="3C4CFF84" w14:textId="29952A9E" w:rsidR="00F435CF" w:rsidRPr="00D0703E" w:rsidRDefault="00B7208E" w:rsidP="00B7208E">
      <w:pPr>
        <w:pStyle w:val="BowLevel2HeadingAltA"/>
        <w:numPr>
          <w:ilvl w:val="0"/>
          <w:numId w:val="0"/>
        </w:numPr>
        <w:ind w:left="720" w:hanging="720"/>
        <w:rPr>
          <w:rFonts w:ascii="Arial" w:hAnsi="Arial" w:cs="Arial"/>
          <w:b/>
        </w:rPr>
      </w:pPr>
      <w:r w:rsidRPr="00D0703E">
        <w:rPr>
          <w:rFonts w:ascii="Arial" w:hAnsi="Arial" w:cs="Arial"/>
        </w:rPr>
        <w:t>2</w:t>
      </w:r>
      <w:del w:id="149" w:author="Rodney Nel" w:date="2023-05-03T10:33:00Z">
        <w:r w:rsidRPr="00D0703E" w:rsidDel="00F61299">
          <w:rPr>
            <w:rFonts w:ascii="Arial" w:hAnsi="Arial" w:cs="Arial"/>
          </w:rPr>
          <w:delText>0</w:delText>
        </w:r>
      </w:del>
      <w:ins w:id="150" w:author="Rodney Nel" w:date="2023-05-03T10:33:00Z">
        <w:r w:rsidR="00F61299">
          <w:rPr>
            <w:rFonts w:ascii="Arial" w:hAnsi="Arial" w:cs="Arial"/>
          </w:rPr>
          <w:t>1</w:t>
        </w:r>
      </w:ins>
      <w:r w:rsidRPr="00D0703E">
        <w:rPr>
          <w:rFonts w:ascii="Arial" w:hAnsi="Arial" w:cs="Arial"/>
        </w:rPr>
        <w:t xml:space="preserve">.6 </w:t>
      </w:r>
      <w:r w:rsidRPr="00D0703E">
        <w:rPr>
          <w:rFonts w:ascii="Arial" w:hAnsi="Arial" w:cs="Arial"/>
        </w:rPr>
        <w:tab/>
      </w:r>
      <w:r w:rsidR="00F435CF" w:rsidRPr="00D0703E">
        <w:rPr>
          <w:rFonts w:ascii="Arial" w:hAnsi="Arial" w:cs="Arial"/>
        </w:rPr>
        <w:t xml:space="preserve">Termination of the Agreement, this Master Supply Agreement or any Commercial Terms Schedule shall not affect any rights, remedies, obligations or liabilities of the Parties that have accrued up to the date of </w:t>
      </w:r>
      <w:r w:rsidR="00404734" w:rsidRPr="00D0703E">
        <w:rPr>
          <w:rFonts w:ascii="Arial" w:hAnsi="Arial" w:cs="Arial"/>
        </w:rPr>
        <w:t>termination. Each</w:t>
      </w:r>
      <w:r w:rsidR="00F435CF" w:rsidRPr="00D0703E">
        <w:rPr>
          <w:rFonts w:ascii="Arial" w:hAnsi="Arial" w:cs="Arial"/>
        </w:rPr>
        <w:t xml:space="preserve"> of clauses </w:t>
      </w:r>
      <w:commentRangeStart w:id="151"/>
      <w:r w:rsidR="00F435CF" w:rsidRPr="00D0703E">
        <w:rPr>
          <w:rFonts w:ascii="Arial" w:hAnsi="Arial" w:cs="Arial"/>
        </w:rPr>
        <w:fldChar w:fldCharType="begin"/>
      </w:r>
      <w:r w:rsidR="00F435CF" w:rsidRPr="00D0703E">
        <w:rPr>
          <w:rFonts w:ascii="Arial" w:hAnsi="Arial" w:cs="Arial"/>
        </w:rPr>
        <w:instrText xml:space="preserve"> REF _Ref504519079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1</w:t>
      </w:r>
      <w:r w:rsidR="00F435CF" w:rsidRPr="00D0703E">
        <w:rPr>
          <w:rFonts w:ascii="Arial" w:hAnsi="Arial" w:cs="Arial"/>
        </w:rPr>
        <w:fldChar w:fldCharType="end"/>
      </w:r>
      <w:r w:rsidR="00F435CF" w:rsidRPr="00D0703E">
        <w:rPr>
          <w:rFonts w:ascii="Arial" w:hAnsi="Arial" w:cs="Arial"/>
        </w:rPr>
        <w:t xml:space="preserve">, </w:t>
      </w:r>
      <w:r w:rsidR="00F435CF" w:rsidRPr="00D0703E">
        <w:rPr>
          <w:rFonts w:ascii="Arial" w:hAnsi="Arial" w:cs="Arial"/>
        </w:rPr>
        <w:fldChar w:fldCharType="begin"/>
      </w:r>
      <w:r w:rsidR="00F435CF" w:rsidRPr="00D0703E">
        <w:rPr>
          <w:rFonts w:ascii="Arial" w:hAnsi="Arial" w:cs="Arial"/>
        </w:rPr>
        <w:instrText xml:space="preserve"> REF _Ref504519122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15</w:t>
      </w:r>
      <w:r w:rsidR="00F435CF" w:rsidRPr="00D0703E">
        <w:rPr>
          <w:rFonts w:ascii="Arial" w:hAnsi="Arial" w:cs="Arial"/>
        </w:rPr>
        <w:fldChar w:fldCharType="end"/>
      </w:r>
      <w:r w:rsidR="00F435CF" w:rsidRPr="00D0703E">
        <w:rPr>
          <w:rFonts w:ascii="Arial" w:hAnsi="Arial" w:cs="Arial"/>
        </w:rPr>
        <w:t>,</w:t>
      </w:r>
      <w:r w:rsidR="00D85815" w:rsidRPr="00D0703E">
        <w:rPr>
          <w:rFonts w:ascii="Arial" w:hAnsi="Arial" w:cs="Arial"/>
        </w:rPr>
        <w:t xml:space="preserve"> </w:t>
      </w:r>
      <w:r w:rsidR="00F435CF" w:rsidRPr="00D0703E">
        <w:rPr>
          <w:rFonts w:ascii="Arial" w:hAnsi="Arial" w:cs="Arial"/>
        </w:rPr>
        <w:fldChar w:fldCharType="begin"/>
      </w:r>
      <w:r w:rsidR="00F435CF" w:rsidRPr="00D0703E">
        <w:rPr>
          <w:rFonts w:ascii="Arial" w:hAnsi="Arial" w:cs="Arial"/>
        </w:rPr>
        <w:instrText xml:space="preserve"> REF _Ref504519140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19</w:t>
      </w:r>
      <w:r w:rsidR="00F435CF" w:rsidRPr="00D0703E">
        <w:rPr>
          <w:rFonts w:ascii="Arial" w:hAnsi="Arial" w:cs="Arial"/>
        </w:rPr>
        <w:fldChar w:fldCharType="end"/>
      </w:r>
      <w:r w:rsidR="00F435CF" w:rsidRPr="00D0703E">
        <w:rPr>
          <w:rFonts w:ascii="Arial" w:hAnsi="Arial" w:cs="Arial"/>
        </w:rPr>
        <w:t xml:space="preserve">, </w:t>
      </w:r>
      <w:r w:rsidR="00F435CF" w:rsidRPr="00D0703E">
        <w:rPr>
          <w:rFonts w:ascii="Arial" w:hAnsi="Arial" w:cs="Arial"/>
        </w:rPr>
        <w:fldChar w:fldCharType="begin"/>
      </w:r>
      <w:r w:rsidR="00F435CF" w:rsidRPr="00D0703E">
        <w:rPr>
          <w:rFonts w:ascii="Arial" w:hAnsi="Arial" w:cs="Arial"/>
        </w:rPr>
        <w:instrText xml:space="preserve"> REF _Ref504519165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21</w:t>
      </w:r>
      <w:r w:rsidR="00F435CF" w:rsidRPr="00D0703E">
        <w:rPr>
          <w:rFonts w:ascii="Arial" w:hAnsi="Arial" w:cs="Arial"/>
        </w:rPr>
        <w:fldChar w:fldCharType="end"/>
      </w:r>
      <w:r w:rsidR="00F435CF" w:rsidRPr="00D0703E">
        <w:rPr>
          <w:rFonts w:ascii="Arial" w:hAnsi="Arial" w:cs="Arial"/>
        </w:rPr>
        <w:t xml:space="preserve">, </w:t>
      </w:r>
      <w:r w:rsidR="00F435CF" w:rsidRPr="00D0703E">
        <w:rPr>
          <w:rFonts w:ascii="Arial" w:hAnsi="Arial" w:cs="Arial"/>
        </w:rPr>
        <w:fldChar w:fldCharType="begin"/>
      </w:r>
      <w:r w:rsidR="00F435CF" w:rsidRPr="00D0703E">
        <w:rPr>
          <w:rFonts w:ascii="Arial" w:hAnsi="Arial" w:cs="Arial"/>
        </w:rPr>
        <w:instrText xml:space="preserve"> REF _Ref504470362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22</w:t>
      </w:r>
      <w:r w:rsidR="00F435CF" w:rsidRPr="00D0703E">
        <w:rPr>
          <w:rFonts w:ascii="Arial" w:hAnsi="Arial" w:cs="Arial"/>
        </w:rPr>
        <w:fldChar w:fldCharType="end"/>
      </w:r>
      <w:r w:rsidR="00F435CF" w:rsidRPr="00D0703E">
        <w:rPr>
          <w:rFonts w:ascii="Arial" w:hAnsi="Arial" w:cs="Arial"/>
        </w:rPr>
        <w:t xml:space="preserve"> and </w:t>
      </w:r>
      <w:r w:rsidR="00F435CF" w:rsidRPr="00D0703E">
        <w:rPr>
          <w:rFonts w:ascii="Arial" w:hAnsi="Arial" w:cs="Arial"/>
        </w:rPr>
        <w:fldChar w:fldCharType="begin"/>
      </w:r>
      <w:r w:rsidR="00F435CF" w:rsidRPr="00D0703E">
        <w:rPr>
          <w:rFonts w:ascii="Arial" w:hAnsi="Arial" w:cs="Arial"/>
        </w:rPr>
        <w:instrText xml:space="preserve"> REF _Ref504519172 \r \h </w:instrText>
      </w:r>
      <w:r w:rsidR="004F2EB0" w:rsidRPr="00D0703E">
        <w:rPr>
          <w:rFonts w:ascii="Arial" w:hAnsi="Arial" w:cs="Arial"/>
        </w:rPr>
        <w:instrText xml:space="preserve"> \* MERGEFORMAT </w:instrText>
      </w:r>
      <w:r w:rsidR="00F435CF" w:rsidRPr="00D0703E">
        <w:rPr>
          <w:rFonts w:ascii="Arial" w:hAnsi="Arial" w:cs="Arial"/>
        </w:rPr>
      </w:r>
      <w:r w:rsidR="00F435CF" w:rsidRPr="00D0703E">
        <w:rPr>
          <w:rFonts w:ascii="Arial" w:hAnsi="Arial" w:cs="Arial"/>
        </w:rPr>
        <w:fldChar w:fldCharType="separate"/>
      </w:r>
      <w:r w:rsidR="007268D1">
        <w:rPr>
          <w:rFonts w:ascii="Arial" w:hAnsi="Arial" w:cs="Arial"/>
        </w:rPr>
        <w:t>0</w:t>
      </w:r>
      <w:r w:rsidR="00F435CF" w:rsidRPr="00D0703E">
        <w:rPr>
          <w:rFonts w:ascii="Arial" w:hAnsi="Arial" w:cs="Arial"/>
        </w:rPr>
        <w:fldChar w:fldCharType="end"/>
      </w:r>
      <w:commentRangeEnd w:id="151"/>
      <w:r w:rsidR="00F61299">
        <w:rPr>
          <w:rStyle w:val="CommentReference"/>
          <w:lang w:val="en-US"/>
        </w:rPr>
        <w:commentReference w:id="151"/>
      </w:r>
      <w:r w:rsidR="00F435CF" w:rsidRPr="00D0703E">
        <w:rPr>
          <w:rFonts w:ascii="Arial" w:hAnsi="Arial" w:cs="Arial"/>
        </w:rPr>
        <w:t xml:space="preserve"> shall survive the expiry or termination of this Master Supply Agreement, and shall continue in full force and effect.</w:t>
      </w:r>
    </w:p>
    <w:p w14:paraId="5348E76C" w14:textId="75C5FE95" w:rsidR="00730D4F" w:rsidRPr="00D0703E" w:rsidRDefault="00271232" w:rsidP="00271232">
      <w:pPr>
        <w:pStyle w:val="BowLevel1HeadingAltQ"/>
        <w:numPr>
          <w:ilvl w:val="0"/>
          <w:numId w:val="0"/>
        </w:numPr>
        <w:ind w:left="567" w:hanging="567"/>
        <w:rPr>
          <w:rFonts w:ascii="Arial" w:hAnsi="Arial" w:cs="Arial"/>
        </w:rPr>
      </w:pPr>
      <w:commentRangeStart w:id="152"/>
      <w:r w:rsidRPr="00D0703E">
        <w:rPr>
          <w:rFonts w:ascii="Arial" w:hAnsi="Arial" w:cs="Arial"/>
        </w:rPr>
        <w:t>21</w:t>
      </w:r>
      <w:commentRangeEnd w:id="152"/>
      <w:r w:rsidR="009C41FF">
        <w:rPr>
          <w:rStyle w:val="CommentReference"/>
          <w:b w:val="0"/>
          <w:caps w:val="0"/>
        </w:rPr>
        <w:commentReference w:id="152"/>
      </w:r>
      <w:r w:rsidRPr="00D0703E">
        <w:rPr>
          <w:rFonts w:ascii="Arial" w:hAnsi="Arial" w:cs="Arial"/>
        </w:rPr>
        <w:t xml:space="preserve">. </w:t>
      </w:r>
      <w:r w:rsidR="00730D4F" w:rsidRPr="00D0703E">
        <w:rPr>
          <w:rFonts w:ascii="Arial" w:hAnsi="Arial" w:cs="Arial"/>
        </w:rPr>
        <w:t>ADDRESSES FOR LEGAL PROCESS AND NOTICES</w:t>
      </w:r>
      <w:bookmarkEnd w:id="120"/>
      <w:bookmarkEnd w:id="121"/>
    </w:p>
    <w:p w14:paraId="44AAFF42" w14:textId="77777777" w:rsidR="00A33E41" w:rsidRDefault="00271232" w:rsidP="00A33E41">
      <w:pPr>
        <w:pStyle w:val="BowLevel2HeadingAltA"/>
        <w:numPr>
          <w:ilvl w:val="0"/>
          <w:numId w:val="0"/>
        </w:numPr>
        <w:spacing w:after="0"/>
        <w:rPr>
          <w:rFonts w:ascii="Arial" w:hAnsi="Arial" w:cs="Arial"/>
        </w:rPr>
      </w:pPr>
      <w:bookmarkStart w:id="153" w:name="_Ref504470092"/>
      <w:r w:rsidRPr="00D0703E">
        <w:rPr>
          <w:rFonts w:ascii="Arial" w:hAnsi="Arial" w:cs="Arial"/>
        </w:rPr>
        <w:t xml:space="preserve">21.1 </w:t>
      </w:r>
      <w:r w:rsidR="00326AC1" w:rsidRPr="00D0703E">
        <w:rPr>
          <w:rFonts w:ascii="Arial" w:hAnsi="Arial" w:cs="Arial"/>
        </w:rPr>
        <w:t>The Parties choose for the purposes of th</w:t>
      </w:r>
      <w:r w:rsidR="00857CF2" w:rsidRPr="00D0703E">
        <w:rPr>
          <w:rFonts w:ascii="Arial" w:hAnsi="Arial" w:cs="Arial"/>
        </w:rPr>
        <w:t>e</w:t>
      </w:r>
      <w:r w:rsidR="00326AC1" w:rsidRPr="00D0703E">
        <w:rPr>
          <w:rFonts w:ascii="Arial" w:hAnsi="Arial" w:cs="Arial"/>
        </w:rPr>
        <w:t xml:space="preserve"> Agreement the following</w:t>
      </w:r>
      <w:r w:rsidR="00B023B2" w:rsidRPr="00D0703E">
        <w:rPr>
          <w:rFonts w:ascii="Arial" w:hAnsi="Arial" w:cs="Arial"/>
        </w:rPr>
        <w:t xml:space="preserve"> physical</w:t>
      </w:r>
      <w:r w:rsidR="00AE1B17" w:rsidRPr="00D0703E">
        <w:rPr>
          <w:rFonts w:ascii="Arial" w:hAnsi="Arial" w:cs="Arial"/>
        </w:rPr>
        <w:t xml:space="preserve"> address</w:t>
      </w:r>
      <w:r w:rsidR="00B023B2" w:rsidRPr="00D0703E">
        <w:rPr>
          <w:rFonts w:ascii="Arial" w:hAnsi="Arial" w:cs="Arial"/>
        </w:rPr>
        <w:t>, postal</w:t>
      </w:r>
      <w:r w:rsidR="00AE1B17" w:rsidRPr="00D0703E">
        <w:rPr>
          <w:rFonts w:ascii="Arial" w:hAnsi="Arial" w:cs="Arial"/>
        </w:rPr>
        <w:t xml:space="preserve"> address</w:t>
      </w:r>
      <w:r w:rsidR="00B023B2" w:rsidRPr="00D0703E">
        <w:rPr>
          <w:rFonts w:ascii="Arial" w:hAnsi="Arial" w:cs="Arial"/>
        </w:rPr>
        <w:t xml:space="preserve"> </w:t>
      </w:r>
      <w:r w:rsidR="00AE1B17" w:rsidRPr="00D0703E">
        <w:rPr>
          <w:rFonts w:ascii="Arial" w:hAnsi="Arial" w:cs="Arial"/>
        </w:rPr>
        <w:t>and</w:t>
      </w:r>
      <w:r w:rsidR="00B023B2" w:rsidRPr="00D0703E">
        <w:rPr>
          <w:rFonts w:ascii="Arial" w:hAnsi="Arial" w:cs="Arial"/>
        </w:rPr>
        <w:t xml:space="preserve"> email</w:t>
      </w:r>
      <w:r w:rsidR="00326AC1" w:rsidRPr="00D0703E">
        <w:rPr>
          <w:rFonts w:ascii="Arial" w:hAnsi="Arial" w:cs="Arial"/>
        </w:rPr>
        <w:t xml:space="preserve"> </w:t>
      </w:r>
    </w:p>
    <w:p w14:paraId="2EE2EE15" w14:textId="3B9EB59C" w:rsidR="00326AC1" w:rsidRPr="00D0703E" w:rsidRDefault="00A33E41" w:rsidP="00A33E41">
      <w:pPr>
        <w:pStyle w:val="BowLevel2HeadingAltA"/>
        <w:numPr>
          <w:ilvl w:val="0"/>
          <w:numId w:val="0"/>
        </w:numPr>
        <w:rPr>
          <w:rFonts w:ascii="Arial" w:hAnsi="Arial" w:cs="Arial"/>
        </w:rPr>
      </w:pPr>
      <w:r>
        <w:rPr>
          <w:rFonts w:ascii="Arial" w:hAnsi="Arial" w:cs="Arial"/>
        </w:rPr>
        <w:t xml:space="preserve">        </w:t>
      </w:r>
      <w:r w:rsidR="00326AC1" w:rsidRPr="00D0703E">
        <w:rPr>
          <w:rFonts w:ascii="Arial" w:hAnsi="Arial" w:cs="Arial"/>
        </w:rPr>
        <w:t>addresses:</w:t>
      </w:r>
      <w:bookmarkEnd w:id="153"/>
    </w:p>
    <w:p w14:paraId="52D458EB" w14:textId="69ED8EE3" w:rsidR="00DE407C" w:rsidRPr="00D0703E" w:rsidRDefault="00927ACB" w:rsidP="00927ACB">
      <w:pPr>
        <w:pStyle w:val="BowLevel3HeadingAltZ"/>
        <w:numPr>
          <w:ilvl w:val="0"/>
          <w:numId w:val="0"/>
        </w:numPr>
        <w:spacing w:after="0" w:line="240" w:lineRule="auto"/>
        <w:ind w:left="1134" w:hanging="1134"/>
        <w:rPr>
          <w:rFonts w:ascii="Arial" w:hAnsi="Arial" w:cs="Arial"/>
        </w:rPr>
      </w:pPr>
      <w:r w:rsidRPr="00D0703E">
        <w:rPr>
          <w:rFonts w:ascii="Arial" w:hAnsi="Arial" w:cs="Arial"/>
        </w:rPr>
        <w:t xml:space="preserve">21.1.1 </w:t>
      </w:r>
      <w:r w:rsidR="007B606C" w:rsidRPr="00D0703E">
        <w:rPr>
          <w:rFonts w:ascii="Arial" w:hAnsi="Arial" w:cs="Arial"/>
        </w:rPr>
        <w:t>Tiger</w:t>
      </w:r>
      <w:r w:rsidR="00DE407C" w:rsidRPr="00D0703E">
        <w:rPr>
          <w:rFonts w:ascii="Arial" w:hAnsi="Arial" w:cs="Arial"/>
        </w:rPr>
        <w:t xml:space="preserve">: </w:t>
      </w:r>
      <w:r w:rsidR="0096686E" w:rsidRPr="00D0703E">
        <w:rPr>
          <w:rFonts w:ascii="Arial" w:hAnsi="Arial" w:cs="Arial"/>
        </w:rPr>
        <w:t xml:space="preserve"> </w:t>
      </w:r>
      <w:r w:rsidR="0096686E" w:rsidRPr="00D0703E">
        <w:rPr>
          <w:rFonts w:ascii="Arial" w:hAnsi="Arial" w:cs="Arial"/>
        </w:rPr>
        <w:tab/>
      </w:r>
      <w:r w:rsidR="00A33E41">
        <w:rPr>
          <w:rFonts w:ascii="Arial" w:hAnsi="Arial" w:cs="Arial"/>
        </w:rPr>
        <w:tab/>
      </w:r>
      <w:r w:rsidR="00A33E41">
        <w:rPr>
          <w:rFonts w:ascii="Arial" w:hAnsi="Arial" w:cs="Arial"/>
        </w:rPr>
        <w:tab/>
      </w:r>
      <w:r w:rsidR="00DE407C" w:rsidRPr="00D0703E">
        <w:rPr>
          <w:rFonts w:ascii="Arial" w:hAnsi="Arial" w:cs="Arial"/>
          <w:u w:val="single"/>
        </w:rPr>
        <w:t>Physical Address</w:t>
      </w:r>
      <w:r w:rsidR="00DE407C" w:rsidRPr="00D0703E">
        <w:rPr>
          <w:rFonts w:ascii="Arial" w:hAnsi="Arial" w:cs="Arial"/>
        </w:rPr>
        <w:t xml:space="preserve">: </w:t>
      </w:r>
    </w:p>
    <w:p w14:paraId="37641F8A" w14:textId="77777777" w:rsidR="0096686E" w:rsidRPr="00D0703E" w:rsidRDefault="0096686E" w:rsidP="0096686E">
      <w:pPr>
        <w:pStyle w:val="BowLevel3HeadingAltZ"/>
        <w:numPr>
          <w:ilvl w:val="0"/>
          <w:numId w:val="0"/>
        </w:numPr>
        <w:spacing w:after="0" w:line="240" w:lineRule="auto"/>
        <w:ind w:left="2977" w:hanging="142"/>
        <w:contextualSpacing/>
        <w:rPr>
          <w:rFonts w:ascii="Arial" w:hAnsi="Arial" w:cs="Arial"/>
        </w:rPr>
      </w:pPr>
      <w:r w:rsidRPr="00D0703E">
        <w:rPr>
          <w:rFonts w:ascii="Arial" w:hAnsi="Arial" w:cs="Arial"/>
        </w:rPr>
        <w:t>Tiger Consumer Brands Limited</w:t>
      </w:r>
    </w:p>
    <w:p w14:paraId="171AC7C1" w14:textId="77777777" w:rsidR="0096686E" w:rsidRPr="00D0703E" w:rsidRDefault="0096686E" w:rsidP="00C1690E">
      <w:pPr>
        <w:pStyle w:val="BowLevel3HeadingAltZ"/>
        <w:numPr>
          <w:ilvl w:val="0"/>
          <w:numId w:val="0"/>
        </w:numPr>
        <w:spacing w:after="0" w:line="240" w:lineRule="auto"/>
        <w:ind w:left="2977" w:hanging="142"/>
        <w:contextualSpacing/>
        <w:rPr>
          <w:rFonts w:ascii="Arial" w:hAnsi="Arial" w:cs="Arial"/>
        </w:rPr>
      </w:pPr>
      <w:r w:rsidRPr="00D0703E">
        <w:rPr>
          <w:rFonts w:ascii="Arial" w:hAnsi="Arial" w:cs="Arial"/>
        </w:rPr>
        <w:t>3010 William Nicol Drive</w:t>
      </w:r>
    </w:p>
    <w:p w14:paraId="796DE9B0" w14:textId="77777777" w:rsidR="0096686E" w:rsidRPr="00D0703E" w:rsidRDefault="0096686E" w:rsidP="0096686E">
      <w:pPr>
        <w:pStyle w:val="BowLevel3HeadingAltZ"/>
        <w:numPr>
          <w:ilvl w:val="0"/>
          <w:numId w:val="0"/>
        </w:numPr>
        <w:spacing w:after="0" w:line="240" w:lineRule="auto"/>
        <w:ind w:left="2977" w:hanging="142"/>
        <w:contextualSpacing/>
        <w:rPr>
          <w:rFonts w:ascii="Arial" w:hAnsi="Arial" w:cs="Arial"/>
        </w:rPr>
      </w:pPr>
      <w:r w:rsidRPr="00D0703E">
        <w:rPr>
          <w:rFonts w:ascii="Arial" w:hAnsi="Arial" w:cs="Arial"/>
        </w:rPr>
        <w:t>Bryanston</w:t>
      </w:r>
    </w:p>
    <w:p w14:paraId="08AAF615" w14:textId="4DBBBFA2" w:rsidR="0096686E" w:rsidRPr="00D0703E" w:rsidRDefault="0096686E" w:rsidP="0096686E">
      <w:pPr>
        <w:pStyle w:val="BowLevel3HeadingAltZ"/>
        <w:numPr>
          <w:ilvl w:val="0"/>
          <w:numId w:val="0"/>
        </w:numPr>
        <w:spacing w:after="0" w:line="240" w:lineRule="auto"/>
        <w:ind w:left="2977" w:hanging="142"/>
        <w:contextualSpacing/>
        <w:rPr>
          <w:rFonts w:ascii="Arial" w:hAnsi="Arial" w:cs="Arial"/>
        </w:rPr>
      </w:pPr>
      <w:r w:rsidRPr="00D0703E">
        <w:rPr>
          <w:rFonts w:ascii="Arial" w:hAnsi="Arial" w:cs="Arial"/>
        </w:rPr>
        <w:t>2021</w:t>
      </w:r>
    </w:p>
    <w:p w14:paraId="36B3977A" w14:textId="77777777" w:rsidR="00547585" w:rsidRPr="00D0703E" w:rsidRDefault="00547585" w:rsidP="0096686E">
      <w:pPr>
        <w:pStyle w:val="BowLevel3HeadingAltZ"/>
        <w:numPr>
          <w:ilvl w:val="0"/>
          <w:numId w:val="0"/>
        </w:numPr>
        <w:spacing w:after="0" w:line="240" w:lineRule="auto"/>
        <w:ind w:left="2977" w:hanging="142"/>
        <w:contextualSpacing/>
        <w:rPr>
          <w:rFonts w:ascii="Arial" w:hAnsi="Arial" w:cs="Arial"/>
        </w:rPr>
      </w:pPr>
    </w:p>
    <w:p w14:paraId="21AF41E6" w14:textId="53DBB2F2" w:rsidR="0096686E" w:rsidRPr="00D0703E" w:rsidRDefault="0096686E" w:rsidP="0096686E">
      <w:pPr>
        <w:pStyle w:val="BowLevel3HeadingAltZ"/>
        <w:numPr>
          <w:ilvl w:val="0"/>
          <w:numId w:val="0"/>
        </w:numPr>
        <w:spacing w:after="0" w:line="240" w:lineRule="auto"/>
        <w:ind w:left="2977" w:hanging="142"/>
        <w:contextualSpacing/>
        <w:rPr>
          <w:rFonts w:ascii="Arial" w:hAnsi="Arial" w:cs="Arial"/>
          <w:i/>
        </w:rPr>
      </w:pPr>
      <w:r w:rsidRPr="00D0703E">
        <w:rPr>
          <w:rFonts w:ascii="Arial" w:hAnsi="Arial" w:cs="Arial"/>
        </w:rPr>
        <w:t xml:space="preserve">Marked for the attention of: </w:t>
      </w:r>
      <w:r w:rsidR="00F1561B">
        <w:rPr>
          <w:rFonts w:ascii="Arial" w:hAnsi="Arial" w:cs="Arial"/>
          <w:i/>
        </w:rPr>
        <w:t>Chief Legal Officer</w:t>
      </w:r>
    </w:p>
    <w:p w14:paraId="18ABC77F" w14:textId="77777777" w:rsidR="0096686E" w:rsidRPr="00D0703E" w:rsidRDefault="0096686E" w:rsidP="00C23DC3">
      <w:pPr>
        <w:pStyle w:val="BowLevel2HeadingAltA"/>
        <w:numPr>
          <w:ilvl w:val="0"/>
          <w:numId w:val="0"/>
        </w:numPr>
        <w:spacing w:after="0" w:line="240" w:lineRule="auto"/>
        <w:contextualSpacing/>
        <w:rPr>
          <w:rFonts w:ascii="Arial" w:hAnsi="Arial" w:cs="Arial"/>
        </w:rPr>
      </w:pPr>
    </w:p>
    <w:p w14:paraId="111120B1" w14:textId="77777777" w:rsidR="0096686E" w:rsidRPr="00D0703E" w:rsidRDefault="0096686E" w:rsidP="0096686E">
      <w:pPr>
        <w:pStyle w:val="BowLevel2HeadingAltA"/>
        <w:numPr>
          <w:ilvl w:val="0"/>
          <w:numId w:val="0"/>
        </w:numPr>
        <w:spacing w:before="120" w:after="0" w:line="240" w:lineRule="auto"/>
        <w:ind w:left="2977" w:hanging="142"/>
        <w:contextualSpacing/>
        <w:rPr>
          <w:rFonts w:ascii="Arial" w:hAnsi="Arial" w:cs="Arial"/>
        </w:rPr>
      </w:pPr>
      <w:r w:rsidRPr="00D0703E">
        <w:rPr>
          <w:rFonts w:ascii="Arial" w:hAnsi="Arial" w:cs="Arial"/>
          <w:u w:val="single"/>
        </w:rPr>
        <w:t>Email</w:t>
      </w:r>
      <w:r w:rsidRPr="00D0703E">
        <w:rPr>
          <w:rFonts w:ascii="Arial" w:hAnsi="Arial" w:cs="Arial"/>
        </w:rPr>
        <w:t>:</w:t>
      </w:r>
    </w:p>
    <w:p w14:paraId="35EF9918" w14:textId="31259559" w:rsidR="00AE1B17" w:rsidRPr="00D0703E" w:rsidRDefault="00993E8B" w:rsidP="0096686E">
      <w:pPr>
        <w:pStyle w:val="BowLevel3HeadingAltZ"/>
        <w:numPr>
          <w:ilvl w:val="0"/>
          <w:numId w:val="0"/>
        </w:numPr>
        <w:spacing w:after="0" w:line="240" w:lineRule="auto"/>
        <w:ind w:left="2977" w:hanging="142"/>
        <w:contextualSpacing/>
        <w:rPr>
          <w:rFonts w:ascii="Arial" w:hAnsi="Arial" w:cs="Arial"/>
          <w:i/>
        </w:rPr>
      </w:pPr>
      <w:hyperlink r:id="rId14" w:history="1">
        <w:r w:rsidR="004E5D0A" w:rsidRPr="00D0703E">
          <w:rPr>
            <w:rStyle w:val="Hyperlink"/>
            <w:rFonts w:ascii="Arial" w:hAnsi="Arial" w:cs="Arial"/>
            <w:i/>
          </w:rPr>
          <w:t>companysecretaryt@tigerbrands.com</w:t>
        </w:r>
      </w:hyperlink>
      <w:r w:rsidR="00723F41" w:rsidRPr="00D0703E">
        <w:rPr>
          <w:rFonts w:ascii="Arial" w:hAnsi="Arial" w:cs="Arial"/>
          <w:i/>
        </w:rPr>
        <w:t xml:space="preserve"> </w:t>
      </w:r>
    </w:p>
    <w:p w14:paraId="2D4B8718" w14:textId="77777777" w:rsidR="00723F41" w:rsidRPr="00D0703E" w:rsidRDefault="00723F41" w:rsidP="0096686E">
      <w:pPr>
        <w:pStyle w:val="BowLevel3HeadingAltZ"/>
        <w:numPr>
          <w:ilvl w:val="0"/>
          <w:numId w:val="0"/>
        </w:numPr>
        <w:spacing w:after="0" w:line="240" w:lineRule="auto"/>
        <w:ind w:left="2977" w:hanging="142"/>
        <w:contextualSpacing/>
        <w:rPr>
          <w:rFonts w:ascii="Arial" w:hAnsi="Arial" w:cs="Arial"/>
        </w:rPr>
      </w:pPr>
    </w:p>
    <w:p w14:paraId="45A8A449" w14:textId="124F9FF3" w:rsidR="0096686E" w:rsidRPr="00D0703E" w:rsidRDefault="00723F41" w:rsidP="00723F41">
      <w:pPr>
        <w:pStyle w:val="BowLevel3HeadingAltZ"/>
        <w:numPr>
          <w:ilvl w:val="0"/>
          <w:numId w:val="0"/>
        </w:numPr>
        <w:spacing w:after="0" w:line="240" w:lineRule="auto"/>
        <w:rPr>
          <w:rFonts w:ascii="Arial" w:hAnsi="Arial" w:cs="Arial"/>
        </w:rPr>
      </w:pPr>
      <w:r w:rsidRPr="00D0703E">
        <w:rPr>
          <w:rFonts w:ascii="Arial" w:hAnsi="Arial" w:cs="Arial"/>
        </w:rPr>
        <w:t xml:space="preserve">21.1.2 </w:t>
      </w:r>
      <w:r w:rsidR="00326AC1" w:rsidRPr="00D0703E">
        <w:rPr>
          <w:rFonts w:ascii="Arial" w:hAnsi="Arial" w:cs="Arial"/>
        </w:rPr>
        <w:t>The Supplier:</w:t>
      </w:r>
      <w:r w:rsidR="00C17D8F" w:rsidRPr="00D0703E">
        <w:rPr>
          <w:rFonts w:ascii="Arial" w:hAnsi="Arial" w:cs="Arial"/>
        </w:rPr>
        <w:t xml:space="preserve"> </w:t>
      </w:r>
      <w:r w:rsidR="0096686E" w:rsidRPr="00D0703E">
        <w:rPr>
          <w:rFonts w:ascii="Arial" w:hAnsi="Arial" w:cs="Arial"/>
        </w:rPr>
        <w:tab/>
      </w:r>
      <w:r w:rsidR="0096686E" w:rsidRPr="00D0703E">
        <w:rPr>
          <w:rFonts w:ascii="Arial" w:hAnsi="Arial" w:cs="Arial"/>
          <w:u w:val="single"/>
        </w:rPr>
        <w:t>Physical address</w:t>
      </w:r>
      <w:r w:rsidR="0096686E" w:rsidRPr="00D0703E">
        <w:rPr>
          <w:rFonts w:ascii="Arial" w:hAnsi="Arial" w:cs="Arial"/>
        </w:rPr>
        <w:t xml:space="preserve">: </w:t>
      </w:r>
    </w:p>
    <w:p w14:paraId="71B353CA" w14:textId="0249367B" w:rsidR="0096686E" w:rsidRPr="00D0703E" w:rsidRDefault="00A736F2" w:rsidP="0096686E">
      <w:pPr>
        <w:pStyle w:val="BowLevel3HeadingAltZ"/>
        <w:numPr>
          <w:ilvl w:val="0"/>
          <w:numId w:val="0"/>
        </w:numPr>
        <w:tabs>
          <w:tab w:val="num" w:pos="2835"/>
        </w:tabs>
        <w:spacing w:after="0" w:line="240" w:lineRule="auto"/>
        <w:ind w:left="2529" w:firstLine="306"/>
        <w:rPr>
          <w:rFonts w:ascii="Arial" w:hAnsi="Arial" w:cs="Arial"/>
        </w:rPr>
      </w:pPr>
      <w:r w:rsidRPr="00D0703E">
        <w:rPr>
          <w:rFonts w:ascii="Arial" w:hAnsi="Arial" w:cs="Arial"/>
        </w:rPr>
        <w:t>Chipkins Puratos</w:t>
      </w:r>
      <w:r w:rsidR="000B47D3" w:rsidRPr="00D0703E">
        <w:rPr>
          <w:rFonts w:ascii="Arial" w:hAnsi="Arial" w:cs="Arial"/>
        </w:rPr>
        <w:t xml:space="preserve"> </w:t>
      </w:r>
      <w:r w:rsidR="00CA5BA1" w:rsidRPr="00D0703E">
        <w:rPr>
          <w:rFonts w:ascii="Arial" w:hAnsi="Arial" w:cs="Arial"/>
        </w:rPr>
        <w:t>P</w:t>
      </w:r>
      <w:r w:rsidR="000B47D3" w:rsidRPr="00D0703E">
        <w:rPr>
          <w:rFonts w:ascii="Arial" w:hAnsi="Arial" w:cs="Arial"/>
        </w:rPr>
        <w:t>roprietary</w:t>
      </w:r>
      <w:r w:rsidR="00CA5BA1" w:rsidRPr="00D0703E">
        <w:rPr>
          <w:rFonts w:ascii="Arial" w:hAnsi="Arial" w:cs="Arial"/>
        </w:rPr>
        <w:t xml:space="preserve"> L</w:t>
      </w:r>
      <w:r w:rsidR="000B47D3" w:rsidRPr="00D0703E">
        <w:rPr>
          <w:rFonts w:ascii="Arial" w:hAnsi="Arial" w:cs="Arial"/>
        </w:rPr>
        <w:t>imi</w:t>
      </w:r>
      <w:r w:rsidR="00CA5BA1" w:rsidRPr="00D0703E">
        <w:rPr>
          <w:rFonts w:ascii="Arial" w:hAnsi="Arial" w:cs="Arial"/>
        </w:rPr>
        <w:t>t</w:t>
      </w:r>
      <w:r w:rsidR="000B47D3" w:rsidRPr="00D0703E">
        <w:rPr>
          <w:rFonts w:ascii="Arial" w:hAnsi="Arial" w:cs="Arial"/>
        </w:rPr>
        <w:t>e</w:t>
      </w:r>
      <w:r w:rsidR="00CA5BA1" w:rsidRPr="00D0703E">
        <w:rPr>
          <w:rFonts w:ascii="Arial" w:hAnsi="Arial" w:cs="Arial"/>
        </w:rPr>
        <w:t>d</w:t>
      </w:r>
    </w:p>
    <w:p w14:paraId="07A27355" w14:textId="397DEC07" w:rsidR="0096686E" w:rsidRPr="00D0703E" w:rsidRDefault="00A13F9E" w:rsidP="00C1690E">
      <w:pPr>
        <w:pStyle w:val="BowLevel3HeadingAltZ"/>
        <w:numPr>
          <w:ilvl w:val="0"/>
          <w:numId w:val="0"/>
        </w:numPr>
        <w:tabs>
          <w:tab w:val="num" w:pos="2835"/>
        </w:tabs>
        <w:spacing w:after="0" w:line="240" w:lineRule="auto"/>
        <w:ind w:left="2529" w:firstLine="306"/>
        <w:rPr>
          <w:rFonts w:ascii="Arial" w:hAnsi="Arial" w:cs="Arial"/>
        </w:rPr>
      </w:pPr>
      <w:r w:rsidRPr="00D0703E">
        <w:rPr>
          <w:rFonts w:ascii="Arial" w:hAnsi="Arial" w:cs="Arial"/>
        </w:rPr>
        <w:t>3</w:t>
      </w:r>
      <w:r w:rsidR="00524E24" w:rsidRPr="00D0703E">
        <w:rPr>
          <w:rFonts w:ascii="Arial" w:hAnsi="Arial" w:cs="Arial"/>
        </w:rPr>
        <w:t>1</w:t>
      </w:r>
      <w:r w:rsidRPr="00D0703E">
        <w:rPr>
          <w:rFonts w:ascii="Arial" w:hAnsi="Arial" w:cs="Arial"/>
        </w:rPr>
        <w:t xml:space="preserve"> N</w:t>
      </w:r>
      <w:r w:rsidR="00FC7DF6" w:rsidRPr="00D0703E">
        <w:rPr>
          <w:rFonts w:ascii="Arial" w:hAnsi="Arial" w:cs="Arial"/>
        </w:rPr>
        <w:t>guni Drive</w:t>
      </w:r>
    </w:p>
    <w:p w14:paraId="7E2F3C99" w14:textId="533A89DD" w:rsidR="0096686E" w:rsidRPr="00D0703E" w:rsidRDefault="00FC7DF6" w:rsidP="0096686E">
      <w:pPr>
        <w:pStyle w:val="BowLevel3HeadingAltZ"/>
        <w:numPr>
          <w:ilvl w:val="0"/>
          <w:numId w:val="0"/>
        </w:numPr>
        <w:tabs>
          <w:tab w:val="num" w:pos="2835"/>
        </w:tabs>
        <w:spacing w:after="0" w:line="240" w:lineRule="auto"/>
        <w:ind w:left="2529" w:firstLine="306"/>
        <w:rPr>
          <w:rFonts w:ascii="Arial" w:hAnsi="Arial" w:cs="Arial"/>
          <w:lang w:val="en-ZA"/>
        </w:rPr>
      </w:pPr>
      <w:r w:rsidRPr="00D0703E">
        <w:rPr>
          <w:rFonts w:ascii="Arial" w:hAnsi="Arial" w:cs="Arial"/>
          <w:lang w:val="en-ZA"/>
        </w:rPr>
        <w:t>Longmeadow West</w:t>
      </w:r>
    </w:p>
    <w:p w14:paraId="7534A6AD" w14:textId="7DE7DD56" w:rsidR="0096686E" w:rsidRPr="00D0703E" w:rsidRDefault="00FC7DF6" w:rsidP="0096686E">
      <w:pPr>
        <w:pStyle w:val="BowLevel3HeadingAltZ"/>
        <w:numPr>
          <w:ilvl w:val="0"/>
          <w:numId w:val="0"/>
        </w:numPr>
        <w:tabs>
          <w:tab w:val="num" w:pos="2835"/>
        </w:tabs>
        <w:spacing w:after="0" w:line="240" w:lineRule="auto"/>
        <w:ind w:left="2529" w:firstLine="306"/>
        <w:rPr>
          <w:rFonts w:ascii="Arial" w:hAnsi="Arial" w:cs="Arial"/>
        </w:rPr>
      </w:pPr>
      <w:r w:rsidRPr="00D0703E">
        <w:rPr>
          <w:rFonts w:ascii="Arial" w:hAnsi="Arial" w:cs="Arial"/>
          <w:lang w:val="en-ZA"/>
        </w:rPr>
        <w:t>Modderfontein</w:t>
      </w:r>
    </w:p>
    <w:p w14:paraId="29457949" w14:textId="22C6E3D6" w:rsidR="00FC7DF6" w:rsidRPr="00D0703E" w:rsidRDefault="00FC7DF6" w:rsidP="0096686E">
      <w:pPr>
        <w:pStyle w:val="BowLevel3HeadingAltZ"/>
        <w:numPr>
          <w:ilvl w:val="0"/>
          <w:numId w:val="0"/>
        </w:numPr>
        <w:tabs>
          <w:tab w:val="num" w:pos="2835"/>
        </w:tabs>
        <w:spacing w:after="0" w:line="240" w:lineRule="auto"/>
        <w:ind w:left="2529" w:firstLine="306"/>
        <w:rPr>
          <w:rFonts w:ascii="Arial" w:hAnsi="Arial" w:cs="Arial"/>
        </w:rPr>
      </w:pPr>
      <w:r w:rsidRPr="00D0703E">
        <w:rPr>
          <w:rFonts w:ascii="Arial" w:hAnsi="Arial" w:cs="Arial"/>
        </w:rPr>
        <w:t>South Africa</w:t>
      </w:r>
    </w:p>
    <w:p w14:paraId="431F4B47" w14:textId="380AFC20" w:rsidR="00547585" w:rsidRPr="00D0703E" w:rsidRDefault="00547585" w:rsidP="0096686E">
      <w:pPr>
        <w:pStyle w:val="BowLevel3HeadingAltZ"/>
        <w:numPr>
          <w:ilvl w:val="0"/>
          <w:numId w:val="0"/>
        </w:numPr>
        <w:tabs>
          <w:tab w:val="num" w:pos="2835"/>
        </w:tabs>
        <w:spacing w:after="0" w:line="240" w:lineRule="auto"/>
        <w:ind w:left="2529" w:firstLine="306"/>
        <w:rPr>
          <w:rFonts w:ascii="Arial" w:hAnsi="Arial" w:cs="Arial"/>
        </w:rPr>
      </w:pPr>
      <w:r w:rsidRPr="00D0703E">
        <w:rPr>
          <w:rFonts w:ascii="Arial" w:hAnsi="Arial" w:cs="Arial"/>
        </w:rPr>
        <w:t>2065</w:t>
      </w:r>
    </w:p>
    <w:p w14:paraId="18771C1D" w14:textId="77777777" w:rsidR="00547585" w:rsidRPr="00D0703E" w:rsidRDefault="00547585" w:rsidP="0096686E">
      <w:pPr>
        <w:pStyle w:val="BowLevel3HeadingAltZ"/>
        <w:numPr>
          <w:ilvl w:val="0"/>
          <w:numId w:val="0"/>
        </w:numPr>
        <w:tabs>
          <w:tab w:val="num" w:pos="2835"/>
        </w:tabs>
        <w:spacing w:after="0" w:line="240" w:lineRule="auto"/>
        <w:ind w:left="2529" w:firstLine="306"/>
        <w:rPr>
          <w:rFonts w:ascii="Arial" w:hAnsi="Arial" w:cs="Arial"/>
        </w:rPr>
      </w:pPr>
    </w:p>
    <w:p w14:paraId="7FEB26AA" w14:textId="7C382D01" w:rsidR="0096686E" w:rsidRPr="00D0703E" w:rsidRDefault="0096686E" w:rsidP="0096686E">
      <w:pPr>
        <w:pStyle w:val="BowLevel3HeadingAltZ"/>
        <w:numPr>
          <w:ilvl w:val="0"/>
          <w:numId w:val="0"/>
        </w:numPr>
        <w:tabs>
          <w:tab w:val="num" w:pos="2835"/>
        </w:tabs>
        <w:spacing w:after="0" w:line="240" w:lineRule="auto"/>
        <w:ind w:left="2529" w:firstLine="306"/>
        <w:rPr>
          <w:rFonts w:ascii="Arial" w:hAnsi="Arial" w:cs="Arial"/>
          <w:i/>
          <w:lang w:val="en-ZA"/>
        </w:rPr>
      </w:pPr>
      <w:r w:rsidRPr="00D0703E">
        <w:rPr>
          <w:rFonts w:ascii="Arial" w:hAnsi="Arial" w:cs="Arial"/>
          <w:lang w:val="en-ZA"/>
        </w:rPr>
        <w:t xml:space="preserve">Marked for the attention of: </w:t>
      </w:r>
      <w:r w:rsidR="00A13F9E" w:rsidRPr="00D0703E">
        <w:rPr>
          <w:rFonts w:ascii="Arial" w:hAnsi="Arial" w:cs="Arial"/>
          <w:lang w:val="en-ZA"/>
        </w:rPr>
        <w:t>Lowell Harkoo</w:t>
      </w:r>
    </w:p>
    <w:p w14:paraId="21296694" w14:textId="77777777" w:rsidR="0096686E" w:rsidRPr="00D0703E" w:rsidRDefault="0096686E" w:rsidP="0096686E">
      <w:pPr>
        <w:tabs>
          <w:tab w:val="num" w:pos="2835"/>
        </w:tabs>
        <w:spacing w:after="0" w:line="240" w:lineRule="auto"/>
        <w:ind w:left="2835"/>
        <w:contextualSpacing/>
        <w:jc w:val="both"/>
        <w:rPr>
          <w:rFonts w:ascii="Arial" w:hAnsi="Arial" w:cs="Arial"/>
          <w:lang w:val="en-ZA"/>
        </w:rPr>
      </w:pPr>
    </w:p>
    <w:p w14:paraId="4C50F396" w14:textId="77777777" w:rsidR="0096686E" w:rsidRPr="00D0703E" w:rsidRDefault="0096686E" w:rsidP="0096686E">
      <w:pPr>
        <w:tabs>
          <w:tab w:val="num" w:pos="2835"/>
        </w:tabs>
        <w:spacing w:before="120" w:after="0" w:line="240" w:lineRule="auto"/>
        <w:ind w:left="2835"/>
        <w:contextualSpacing/>
        <w:jc w:val="both"/>
        <w:rPr>
          <w:rFonts w:ascii="Arial" w:hAnsi="Arial" w:cs="Arial"/>
          <w:lang w:val="en-ZA"/>
        </w:rPr>
      </w:pPr>
      <w:r w:rsidRPr="00D0703E">
        <w:rPr>
          <w:rFonts w:ascii="Arial" w:hAnsi="Arial" w:cs="Arial"/>
          <w:u w:val="single"/>
          <w:lang w:val="en-ZA"/>
        </w:rPr>
        <w:lastRenderedPageBreak/>
        <w:t>Email</w:t>
      </w:r>
      <w:r w:rsidRPr="00D0703E">
        <w:rPr>
          <w:rFonts w:ascii="Arial" w:hAnsi="Arial" w:cs="Arial"/>
          <w:lang w:val="en-ZA"/>
        </w:rPr>
        <w:t>:</w:t>
      </w:r>
    </w:p>
    <w:p w14:paraId="33372837" w14:textId="09DF51B3" w:rsidR="00326AC1" w:rsidRPr="00D0703E" w:rsidRDefault="00993E8B" w:rsidP="00C1690E">
      <w:pPr>
        <w:tabs>
          <w:tab w:val="num" w:pos="2835"/>
        </w:tabs>
        <w:spacing w:after="0" w:line="240" w:lineRule="auto"/>
        <w:ind w:left="2835"/>
        <w:contextualSpacing/>
        <w:jc w:val="both"/>
        <w:rPr>
          <w:rFonts w:ascii="Arial" w:hAnsi="Arial" w:cs="Arial"/>
        </w:rPr>
      </w:pPr>
      <w:hyperlink r:id="rId15" w:history="1">
        <w:r w:rsidR="00036F57" w:rsidRPr="00D0703E">
          <w:rPr>
            <w:rStyle w:val="Hyperlink"/>
            <w:rFonts w:ascii="Arial" w:hAnsi="Arial" w:cs="Arial"/>
          </w:rPr>
          <w:t>Lowell.Harkoo@chipkinspuratos.co.za</w:t>
        </w:r>
      </w:hyperlink>
      <w:r w:rsidR="00036F57" w:rsidRPr="00D0703E">
        <w:rPr>
          <w:rFonts w:ascii="Arial" w:hAnsi="Arial" w:cs="Arial"/>
        </w:rPr>
        <w:t xml:space="preserve"> </w:t>
      </w:r>
      <w:r w:rsidR="009325CB" w:rsidRPr="00D0703E">
        <w:rPr>
          <w:rFonts w:ascii="Arial" w:hAnsi="Arial" w:cs="Arial"/>
        </w:rPr>
        <w:t xml:space="preserve"> </w:t>
      </w:r>
    </w:p>
    <w:p w14:paraId="660E8392" w14:textId="53FE59F2" w:rsidR="00326AC1" w:rsidRPr="00D0703E" w:rsidRDefault="00B82301" w:rsidP="00B82301">
      <w:pPr>
        <w:pStyle w:val="BowLevel2HeadingAltA"/>
        <w:numPr>
          <w:ilvl w:val="0"/>
          <w:numId w:val="0"/>
        </w:numPr>
        <w:spacing w:before="240"/>
        <w:ind w:left="720" w:hanging="720"/>
        <w:rPr>
          <w:rFonts w:ascii="Arial" w:hAnsi="Arial" w:cs="Arial"/>
        </w:rPr>
      </w:pPr>
      <w:r w:rsidRPr="00D0703E">
        <w:rPr>
          <w:rFonts w:ascii="Arial" w:hAnsi="Arial" w:cs="Arial"/>
        </w:rPr>
        <w:t>21.2</w:t>
      </w:r>
      <w:r w:rsidRPr="00D0703E">
        <w:rPr>
          <w:rFonts w:ascii="Arial" w:hAnsi="Arial" w:cs="Arial"/>
        </w:rPr>
        <w:tab/>
      </w:r>
      <w:r w:rsidR="00326AC1" w:rsidRPr="00D0703E">
        <w:rPr>
          <w:rFonts w:ascii="Arial" w:hAnsi="Arial" w:cs="Arial"/>
        </w:rPr>
        <w:t xml:space="preserve">Any legal process to be served on </w:t>
      </w:r>
      <w:r w:rsidR="00D54609" w:rsidRPr="00D0703E">
        <w:rPr>
          <w:rFonts w:ascii="Arial" w:hAnsi="Arial" w:cs="Arial"/>
        </w:rPr>
        <w:t>a Party</w:t>
      </w:r>
      <w:r w:rsidR="00326AC1" w:rsidRPr="00D0703E">
        <w:rPr>
          <w:rFonts w:ascii="Arial" w:hAnsi="Arial" w:cs="Arial"/>
        </w:rPr>
        <w:t xml:space="preserve"> may be served on it at the address specified for it in clause </w:t>
      </w:r>
      <w:r w:rsidR="00AE1B17" w:rsidRPr="00D0703E">
        <w:rPr>
          <w:rFonts w:ascii="Arial" w:hAnsi="Arial" w:cs="Arial"/>
        </w:rPr>
        <w:fldChar w:fldCharType="begin"/>
      </w:r>
      <w:r w:rsidR="00AE1B17" w:rsidRPr="00D0703E">
        <w:rPr>
          <w:rFonts w:ascii="Arial" w:hAnsi="Arial" w:cs="Arial"/>
        </w:rPr>
        <w:instrText xml:space="preserve"> REF _Ref504470092 \r \h </w:instrText>
      </w:r>
      <w:r w:rsidR="004F2EB0" w:rsidRPr="00D0703E">
        <w:rPr>
          <w:rFonts w:ascii="Arial" w:hAnsi="Arial" w:cs="Arial"/>
        </w:rPr>
        <w:instrText xml:space="preserve"> \* MERGEFORMAT </w:instrText>
      </w:r>
      <w:r w:rsidR="00AE1B17" w:rsidRPr="00D0703E">
        <w:rPr>
          <w:rFonts w:ascii="Arial" w:hAnsi="Arial" w:cs="Arial"/>
        </w:rPr>
      </w:r>
      <w:r w:rsidR="00AE1B17" w:rsidRPr="00D0703E">
        <w:rPr>
          <w:rFonts w:ascii="Arial" w:hAnsi="Arial" w:cs="Arial"/>
        </w:rPr>
        <w:fldChar w:fldCharType="separate"/>
      </w:r>
      <w:r w:rsidR="007268D1">
        <w:rPr>
          <w:rFonts w:ascii="Arial" w:hAnsi="Arial" w:cs="Arial"/>
        </w:rPr>
        <w:t>0</w:t>
      </w:r>
      <w:r w:rsidR="00AE1B17" w:rsidRPr="00D0703E">
        <w:rPr>
          <w:rFonts w:ascii="Arial" w:hAnsi="Arial" w:cs="Arial"/>
        </w:rPr>
        <w:fldChar w:fldCharType="end"/>
      </w:r>
      <w:r w:rsidR="00326AC1" w:rsidRPr="00D0703E">
        <w:rPr>
          <w:rFonts w:ascii="Arial" w:hAnsi="Arial" w:cs="Arial"/>
        </w:rPr>
        <w:t xml:space="preserve"> of th</w:t>
      </w:r>
      <w:r w:rsidR="00857CF2" w:rsidRPr="00D0703E">
        <w:rPr>
          <w:rFonts w:ascii="Arial" w:hAnsi="Arial" w:cs="Arial"/>
        </w:rPr>
        <w:t>is Master Supply</w:t>
      </w:r>
      <w:r w:rsidR="00326AC1" w:rsidRPr="00D0703E">
        <w:rPr>
          <w:rFonts w:ascii="Arial" w:hAnsi="Arial" w:cs="Arial"/>
        </w:rPr>
        <w:t xml:space="preserve"> Agreement</w:t>
      </w:r>
      <w:r w:rsidR="00D54609" w:rsidRPr="00D0703E">
        <w:rPr>
          <w:rFonts w:ascii="Arial" w:hAnsi="Arial" w:cs="Arial"/>
        </w:rPr>
        <w:t xml:space="preserve">. </w:t>
      </w:r>
      <w:r w:rsidR="00326AC1" w:rsidRPr="00D0703E">
        <w:rPr>
          <w:rFonts w:ascii="Arial" w:hAnsi="Arial" w:cs="Arial"/>
        </w:rPr>
        <w:t>Any notice or other communication to be given to any of the Parties in terms of th</w:t>
      </w:r>
      <w:r w:rsidR="00857CF2" w:rsidRPr="00D0703E">
        <w:rPr>
          <w:rFonts w:ascii="Arial" w:hAnsi="Arial" w:cs="Arial"/>
        </w:rPr>
        <w:t>e</w:t>
      </w:r>
      <w:r w:rsidR="00326AC1" w:rsidRPr="00D0703E">
        <w:rPr>
          <w:rFonts w:ascii="Arial" w:hAnsi="Arial" w:cs="Arial"/>
        </w:rPr>
        <w:t xml:space="preserve"> Agreement shall be valid and effective only if it is given in writing, provided that any notice given by email shall be regarded for this purpose as having been given in writing.</w:t>
      </w:r>
    </w:p>
    <w:p w14:paraId="43C621E5" w14:textId="75A75E2B" w:rsidR="002504C9" w:rsidRPr="00D0703E" w:rsidRDefault="007F0D6C" w:rsidP="001D2AF3">
      <w:pPr>
        <w:pStyle w:val="BowLevel2HeadingAltA"/>
        <w:numPr>
          <w:ilvl w:val="0"/>
          <w:numId w:val="0"/>
        </w:numPr>
        <w:spacing w:before="240"/>
        <w:rPr>
          <w:rFonts w:ascii="Arial" w:hAnsi="Arial" w:cs="Arial"/>
        </w:rPr>
      </w:pPr>
      <w:r w:rsidRPr="00D0703E">
        <w:rPr>
          <w:rFonts w:ascii="Arial" w:hAnsi="Arial" w:cs="Arial"/>
        </w:rPr>
        <w:t>21.3</w:t>
      </w:r>
      <w:r w:rsidR="007924EE" w:rsidRPr="00D0703E">
        <w:rPr>
          <w:rFonts w:ascii="Arial" w:hAnsi="Arial" w:cs="Arial"/>
        </w:rPr>
        <w:tab/>
      </w:r>
      <w:r w:rsidR="002504C9" w:rsidRPr="00D0703E">
        <w:rPr>
          <w:rFonts w:ascii="Arial" w:hAnsi="Arial" w:cs="Arial"/>
        </w:rPr>
        <w:t>A notice sent by one Party to the other Party will be deemed to be received:</w:t>
      </w:r>
    </w:p>
    <w:p w14:paraId="2F045559" w14:textId="57244AF3" w:rsidR="0065210A" w:rsidRPr="00D0703E" w:rsidRDefault="007924EE" w:rsidP="00A33E41">
      <w:pPr>
        <w:pStyle w:val="BowLevel3HeadingAltZ"/>
        <w:numPr>
          <w:ilvl w:val="0"/>
          <w:numId w:val="0"/>
        </w:numPr>
        <w:spacing w:after="0"/>
        <w:ind w:left="1134" w:hanging="414"/>
        <w:rPr>
          <w:rFonts w:ascii="Arial" w:hAnsi="Arial" w:cs="Arial"/>
        </w:rPr>
      </w:pPr>
      <w:r w:rsidRPr="00D0703E">
        <w:rPr>
          <w:rFonts w:ascii="Arial" w:hAnsi="Arial" w:cs="Arial"/>
        </w:rPr>
        <w:t>21.</w:t>
      </w:r>
      <w:r w:rsidR="004D2C33" w:rsidRPr="00D0703E">
        <w:rPr>
          <w:rFonts w:ascii="Arial" w:hAnsi="Arial" w:cs="Arial"/>
        </w:rPr>
        <w:t xml:space="preserve">3.1 </w:t>
      </w:r>
      <w:r w:rsidR="004D2C33" w:rsidRPr="00D0703E">
        <w:rPr>
          <w:rFonts w:ascii="Arial" w:hAnsi="Arial" w:cs="Arial"/>
        </w:rPr>
        <w:tab/>
      </w:r>
      <w:r w:rsidR="00DB7EB2" w:rsidRPr="00D0703E">
        <w:rPr>
          <w:rFonts w:ascii="Arial" w:hAnsi="Arial" w:cs="Arial"/>
        </w:rPr>
        <w:t>o</w:t>
      </w:r>
      <w:r w:rsidR="002504C9" w:rsidRPr="00D0703E">
        <w:rPr>
          <w:rFonts w:ascii="Arial" w:hAnsi="Arial" w:cs="Arial"/>
        </w:rPr>
        <w:t>n the same day, if delivered by hand;</w:t>
      </w:r>
      <w:r w:rsidR="00DB7EB2" w:rsidRPr="00D0703E">
        <w:rPr>
          <w:rFonts w:ascii="Arial" w:hAnsi="Arial" w:cs="Arial"/>
        </w:rPr>
        <w:t xml:space="preserve"> </w:t>
      </w:r>
    </w:p>
    <w:p w14:paraId="143A78FA" w14:textId="2A2E16A5" w:rsidR="002504C9" w:rsidRPr="00D0703E" w:rsidRDefault="004D2C33" w:rsidP="00A33E41">
      <w:pPr>
        <w:pStyle w:val="BowLevel3HeadingAltZ"/>
        <w:numPr>
          <w:ilvl w:val="0"/>
          <w:numId w:val="0"/>
        </w:numPr>
        <w:spacing w:after="0"/>
        <w:ind w:firstLine="720"/>
        <w:rPr>
          <w:rFonts w:ascii="Arial" w:hAnsi="Arial" w:cs="Arial"/>
        </w:rPr>
      </w:pPr>
      <w:r w:rsidRPr="00D0703E">
        <w:rPr>
          <w:rFonts w:ascii="Arial" w:hAnsi="Arial" w:cs="Arial"/>
        </w:rPr>
        <w:t xml:space="preserve">21.3.2 </w:t>
      </w:r>
      <w:r w:rsidRPr="00D0703E">
        <w:rPr>
          <w:rFonts w:ascii="Arial" w:hAnsi="Arial" w:cs="Arial"/>
        </w:rPr>
        <w:tab/>
      </w:r>
      <w:r w:rsidR="0065210A" w:rsidRPr="00D0703E">
        <w:rPr>
          <w:rFonts w:ascii="Arial" w:hAnsi="Arial" w:cs="Arial"/>
        </w:rPr>
        <w:t xml:space="preserve">on the same day, if delivered by electronic mail; </w:t>
      </w:r>
      <w:r w:rsidR="00DB7EB2" w:rsidRPr="00D0703E">
        <w:rPr>
          <w:rFonts w:ascii="Arial" w:hAnsi="Arial" w:cs="Arial"/>
        </w:rPr>
        <w:t>and</w:t>
      </w:r>
    </w:p>
    <w:p w14:paraId="6F516B3B" w14:textId="5B6A6A1A" w:rsidR="002504C9" w:rsidRPr="00D0703E" w:rsidRDefault="00442831" w:rsidP="00442831">
      <w:pPr>
        <w:pStyle w:val="BowLevel3HeadingAltZ"/>
        <w:numPr>
          <w:ilvl w:val="0"/>
          <w:numId w:val="0"/>
        </w:numPr>
        <w:ind w:left="1134" w:hanging="414"/>
        <w:rPr>
          <w:rFonts w:ascii="Arial" w:hAnsi="Arial" w:cs="Arial"/>
        </w:rPr>
      </w:pPr>
      <w:r w:rsidRPr="00D0703E">
        <w:rPr>
          <w:rFonts w:ascii="Arial" w:hAnsi="Arial" w:cs="Arial"/>
        </w:rPr>
        <w:t xml:space="preserve">21.3.3 </w:t>
      </w:r>
      <w:r w:rsidRPr="00D0703E">
        <w:rPr>
          <w:rFonts w:ascii="Arial" w:hAnsi="Arial" w:cs="Arial"/>
        </w:rPr>
        <w:tab/>
      </w:r>
      <w:r w:rsidR="00DB7EB2" w:rsidRPr="00D0703E">
        <w:rPr>
          <w:rFonts w:ascii="Arial" w:hAnsi="Arial" w:cs="Arial"/>
        </w:rPr>
        <w:t>o</w:t>
      </w:r>
      <w:r w:rsidR="002504C9" w:rsidRPr="00D0703E">
        <w:rPr>
          <w:rFonts w:ascii="Arial" w:hAnsi="Arial" w:cs="Arial"/>
        </w:rPr>
        <w:t xml:space="preserve">n </w:t>
      </w:r>
      <w:r w:rsidR="00DB7EB2" w:rsidRPr="00D0703E">
        <w:rPr>
          <w:rFonts w:ascii="Arial" w:hAnsi="Arial" w:cs="Arial"/>
        </w:rPr>
        <w:t>the tenth day after posting</w:t>
      </w:r>
      <w:r w:rsidR="002504C9" w:rsidRPr="00D0703E">
        <w:rPr>
          <w:rFonts w:ascii="Arial" w:hAnsi="Arial" w:cs="Arial"/>
        </w:rPr>
        <w:t>, if sent by prepaid registered mail</w:t>
      </w:r>
      <w:r w:rsidR="00DB7EB2" w:rsidRPr="00D0703E">
        <w:rPr>
          <w:rFonts w:ascii="Arial" w:hAnsi="Arial" w:cs="Arial"/>
        </w:rPr>
        <w:t>.</w:t>
      </w:r>
    </w:p>
    <w:p w14:paraId="55DA5DB7" w14:textId="618EB018" w:rsidR="00326AC1" w:rsidRPr="00D0703E" w:rsidRDefault="0010373D" w:rsidP="0010373D">
      <w:pPr>
        <w:pStyle w:val="BowLevel2HeadingAltA"/>
        <w:numPr>
          <w:ilvl w:val="0"/>
          <w:numId w:val="0"/>
        </w:numPr>
        <w:ind w:left="851" w:hanging="851"/>
        <w:rPr>
          <w:rFonts w:ascii="Arial" w:hAnsi="Arial" w:cs="Arial"/>
        </w:rPr>
      </w:pPr>
      <w:r w:rsidRPr="00D0703E">
        <w:rPr>
          <w:rFonts w:ascii="Arial" w:hAnsi="Arial" w:cs="Arial"/>
        </w:rPr>
        <w:t xml:space="preserve">21.4 </w:t>
      </w:r>
      <w:r w:rsidRPr="00D0703E">
        <w:rPr>
          <w:rFonts w:ascii="Arial" w:hAnsi="Arial" w:cs="Arial"/>
        </w:rPr>
        <w:tab/>
      </w:r>
      <w:r w:rsidR="00326AC1" w:rsidRPr="00D0703E">
        <w:rPr>
          <w:rFonts w:ascii="Arial" w:hAnsi="Arial" w:cs="Arial"/>
        </w:rPr>
        <w:t xml:space="preserve">Notwithstanding anything to the contrary in this clause </w:t>
      </w:r>
      <w:r w:rsidR="00D54609" w:rsidRPr="00D0703E">
        <w:rPr>
          <w:rFonts w:ascii="Arial" w:hAnsi="Arial" w:cs="Arial"/>
        </w:rPr>
        <w:fldChar w:fldCharType="begin"/>
      </w:r>
      <w:r w:rsidR="00D54609" w:rsidRPr="00D0703E">
        <w:rPr>
          <w:rFonts w:ascii="Arial" w:hAnsi="Arial" w:cs="Arial"/>
        </w:rPr>
        <w:instrText xml:space="preserve"> REF _Ref504470362 \r \h </w:instrText>
      </w:r>
      <w:r w:rsidR="004F2EB0" w:rsidRPr="00D0703E">
        <w:rPr>
          <w:rFonts w:ascii="Arial" w:hAnsi="Arial" w:cs="Arial"/>
        </w:rPr>
        <w:instrText xml:space="preserve"> \* MERGEFORMAT </w:instrText>
      </w:r>
      <w:r w:rsidR="00D54609" w:rsidRPr="00D0703E">
        <w:rPr>
          <w:rFonts w:ascii="Arial" w:hAnsi="Arial" w:cs="Arial"/>
        </w:rPr>
      </w:r>
      <w:r w:rsidR="00D54609" w:rsidRPr="00D0703E">
        <w:rPr>
          <w:rFonts w:ascii="Arial" w:hAnsi="Arial" w:cs="Arial"/>
        </w:rPr>
        <w:fldChar w:fldCharType="separate"/>
      </w:r>
      <w:r w:rsidR="007268D1">
        <w:rPr>
          <w:rFonts w:ascii="Arial" w:hAnsi="Arial" w:cs="Arial"/>
        </w:rPr>
        <w:t>22</w:t>
      </w:r>
      <w:r w:rsidR="00D54609" w:rsidRPr="00D0703E">
        <w:rPr>
          <w:rFonts w:ascii="Arial" w:hAnsi="Arial" w:cs="Arial"/>
        </w:rPr>
        <w:fldChar w:fldCharType="end"/>
      </w:r>
      <w:r w:rsidR="00326AC1" w:rsidRPr="00D0703E">
        <w:rPr>
          <w:rFonts w:ascii="Arial" w:hAnsi="Arial" w:cs="Arial"/>
        </w:rPr>
        <w:t>, a written notice or other communication actually received by any Party shall be adequate written notice or communication to it notwithstanding that the notice was not sent to or delivered at its chosen address.</w:t>
      </w:r>
    </w:p>
    <w:p w14:paraId="354A21FA" w14:textId="02CB9175" w:rsidR="00326AC1" w:rsidRPr="00D0703E" w:rsidRDefault="004E155B" w:rsidP="004E155B">
      <w:pPr>
        <w:pStyle w:val="BowLevel2HeadingAltA"/>
        <w:numPr>
          <w:ilvl w:val="0"/>
          <w:numId w:val="0"/>
        </w:numPr>
        <w:ind w:left="851" w:hanging="851"/>
        <w:rPr>
          <w:rFonts w:ascii="Arial" w:hAnsi="Arial" w:cs="Arial"/>
        </w:rPr>
      </w:pPr>
      <w:r w:rsidRPr="00D0703E">
        <w:rPr>
          <w:rFonts w:ascii="Arial" w:hAnsi="Arial" w:cs="Arial"/>
        </w:rPr>
        <w:t xml:space="preserve">21.5 </w:t>
      </w:r>
      <w:r w:rsidRPr="00D0703E">
        <w:rPr>
          <w:rFonts w:ascii="Arial" w:hAnsi="Arial" w:cs="Arial"/>
        </w:rPr>
        <w:tab/>
      </w:r>
      <w:r w:rsidR="00326AC1" w:rsidRPr="00D0703E">
        <w:rPr>
          <w:rFonts w:ascii="Arial" w:hAnsi="Arial" w:cs="Arial"/>
        </w:rPr>
        <w:t>Any Party may by written notice to the other Parties change its physical address</w:t>
      </w:r>
      <w:r w:rsidR="00DE407C" w:rsidRPr="00D0703E">
        <w:rPr>
          <w:rFonts w:ascii="Arial" w:hAnsi="Arial" w:cs="Arial"/>
        </w:rPr>
        <w:t>, postal address</w:t>
      </w:r>
      <w:r w:rsidR="00326AC1" w:rsidRPr="00D0703E">
        <w:rPr>
          <w:rFonts w:ascii="Arial" w:hAnsi="Arial" w:cs="Arial"/>
        </w:rPr>
        <w:t xml:space="preserve"> or email address for the purposes of </w:t>
      </w:r>
      <w:r w:rsidR="00DE407C" w:rsidRPr="00D0703E">
        <w:rPr>
          <w:rFonts w:ascii="Arial" w:hAnsi="Arial" w:cs="Arial"/>
        </w:rPr>
        <w:t xml:space="preserve">this </w:t>
      </w:r>
      <w:r w:rsidR="00326AC1" w:rsidRPr="00D0703E">
        <w:rPr>
          <w:rFonts w:ascii="Arial" w:hAnsi="Arial" w:cs="Arial"/>
        </w:rPr>
        <w:t xml:space="preserve">clause </w:t>
      </w:r>
      <w:r w:rsidR="00DE407C" w:rsidRPr="00D0703E">
        <w:rPr>
          <w:rFonts w:ascii="Arial" w:hAnsi="Arial" w:cs="Arial"/>
        </w:rPr>
        <w:fldChar w:fldCharType="begin"/>
      </w:r>
      <w:r w:rsidR="00DE407C" w:rsidRPr="00D0703E">
        <w:rPr>
          <w:rFonts w:ascii="Arial" w:hAnsi="Arial" w:cs="Arial"/>
        </w:rPr>
        <w:instrText xml:space="preserve"> REF _Ref504470362 \r \h </w:instrText>
      </w:r>
      <w:r w:rsidR="004F2EB0" w:rsidRPr="00D0703E">
        <w:rPr>
          <w:rFonts w:ascii="Arial" w:hAnsi="Arial" w:cs="Arial"/>
        </w:rPr>
        <w:instrText xml:space="preserve"> \* MERGEFORMAT </w:instrText>
      </w:r>
      <w:r w:rsidR="00DE407C" w:rsidRPr="00D0703E">
        <w:rPr>
          <w:rFonts w:ascii="Arial" w:hAnsi="Arial" w:cs="Arial"/>
        </w:rPr>
      </w:r>
      <w:r w:rsidR="00DE407C" w:rsidRPr="00D0703E">
        <w:rPr>
          <w:rFonts w:ascii="Arial" w:hAnsi="Arial" w:cs="Arial"/>
        </w:rPr>
        <w:fldChar w:fldCharType="separate"/>
      </w:r>
      <w:r w:rsidR="007268D1">
        <w:rPr>
          <w:rFonts w:ascii="Arial" w:hAnsi="Arial" w:cs="Arial"/>
        </w:rPr>
        <w:t>22</w:t>
      </w:r>
      <w:r w:rsidR="00DE407C" w:rsidRPr="00D0703E">
        <w:rPr>
          <w:rFonts w:ascii="Arial" w:hAnsi="Arial" w:cs="Arial"/>
        </w:rPr>
        <w:fldChar w:fldCharType="end"/>
      </w:r>
      <w:r w:rsidR="00326AC1" w:rsidRPr="00D0703E">
        <w:rPr>
          <w:rFonts w:ascii="Arial" w:hAnsi="Arial" w:cs="Arial"/>
        </w:rPr>
        <w:t xml:space="preserve"> to any oth</w:t>
      </w:r>
      <w:r w:rsidR="00DE407C" w:rsidRPr="00D0703E">
        <w:rPr>
          <w:rFonts w:ascii="Arial" w:hAnsi="Arial" w:cs="Arial"/>
        </w:rPr>
        <w:t>er address,</w:t>
      </w:r>
      <w:r w:rsidR="00326AC1" w:rsidRPr="00D0703E">
        <w:rPr>
          <w:rFonts w:ascii="Arial" w:hAnsi="Arial" w:cs="Arial"/>
        </w:rPr>
        <w:t xml:space="preserve"> provided that the change</w:t>
      </w:r>
      <w:r w:rsidR="00DE407C" w:rsidRPr="00D0703E">
        <w:rPr>
          <w:rFonts w:ascii="Arial" w:hAnsi="Arial" w:cs="Arial"/>
        </w:rPr>
        <w:t xml:space="preserve"> shall become effective on the 7th (seventh)</w:t>
      </w:r>
      <w:r w:rsidR="00326AC1" w:rsidRPr="00D0703E">
        <w:rPr>
          <w:rFonts w:ascii="Arial" w:hAnsi="Arial" w:cs="Arial"/>
        </w:rPr>
        <w:t xml:space="preserve"> day after the receipt of </w:t>
      </w:r>
      <w:r w:rsidR="00DE407C" w:rsidRPr="00D0703E">
        <w:rPr>
          <w:rFonts w:ascii="Arial" w:hAnsi="Arial" w:cs="Arial"/>
        </w:rPr>
        <w:t>such</w:t>
      </w:r>
      <w:r w:rsidR="00326AC1" w:rsidRPr="00D0703E">
        <w:rPr>
          <w:rFonts w:ascii="Arial" w:hAnsi="Arial" w:cs="Arial"/>
        </w:rPr>
        <w:t xml:space="preserve"> notice</w:t>
      </w:r>
      <w:r w:rsidR="00DE407C" w:rsidRPr="00D0703E">
        <w:rPr>
          <w:rFonts w:ascii="Arial" w:hAnsi="Arial" w:cs="Arial"/>
        </w:rPr>
        <w:t xml:space="preserve"> by the other Party</w:t>
      </w:r>
      <w:r w:rsidR="00326AC1" w:rsidRPr="00D0703E">
        <w:rPr>
          <w:rFonts w:ascii="Arial" w:hAnsi="Arial" w:cs="Arial"/>
        </w:rPr>
        <w:t>.</w:t>
      </w:r>
    </w:p>
    <w:p w14:paraId="78064E41" w14:textId="4594FB89" w:rsidR="00730D4F" w:rsidRPr="00D0703E" w:rsidRDefault="00ED5EF2" w:rsidP="00ED5EF2">
      <w:pPr>
        <w:pStyle w:val="BowLevel1HeadingAltQ"/>
        <w:keepNext w:val="0"/>
        <w:widowControl w:val="0"/>
        <w:numPr>
          <w:ilvl w:val="0"/>
          <w:numId w:val="0"/>
        </w:numPr>
        <w:ind w:left="567" w:hanging="567"/>
        <w:rPr>
          <w:rFonts w:ascii="Arial" w:hAnsi="Arial" w:cs="Arial"/>
        </w:rPr>
      </w:pPr>
      <w:bookmarkStart w:id="154" w:name="_Ref504519172"/>
      <w:bookmarkStart w:id="155" w:name="_Toc506215788"/>
      <w:r w:rsidRPr="00D0703E">
        <w:rPr>
          <w:rFonts w:ascii="Arial" w:hAnsi="Arial" w:cs="Arial"/>
        </w:rPr>
        <w:t xml:space="preserve">22. </w:t>
      </w:r>
      <w:r w:rsidR="00730D4F" w:rsidRPr="00D0703E">
        <w:rPr>
          <w:rFonts w:ascii="Arial" w:hAnsi="Arial" w:cs="Arial"/>
        </w:rPr>
        <w:t>GENERAL</w:t>
      </w:r>
      <w:bookmarkEnd w:id="154"/>
      <w:bookmarkEnd w:id="155"/>
      <w:r w:rsidR="0096655F" w:rsidRPr="00D0703E">
        <w:rPr>
          <w:rFonts w:ascii="Arial" w:hAnsi="Arial" w:cs="Arial"/>
        </w:rPr>
        <w:t xml:space="preserve"> </w:t>
      </w:r>
    </w:p>
    <w:p w14:paraId="38BF7F31" w14:textId="71D2F1D8" w:rsidR="00B866F2" w:rsidRPr="00D0703E" w:rsidRDefault="00865E9B" w:rsidP="00962E24">
      <w:pPr>
        <w:pStyle w:val="BowLevel2HeadingAltA"/>
        <w:widowControl w:val="0"/>
        <w:numPr>
          <w:ilvl w:val="0"/>
          <w:numId w:val="0"/>
        </w:numPr>
        <w:ind w:left="851" w:hanging="851"/>
        <w:rPr>
          <w:rFonts w:ascii="Arial" w:hAnsi="Arial" w:cs="Arial"/>
          <w:b/>
        </w:rPr>
      </w:pPr>
      <w:r w:rsidRPr="00D0703E">
        <w:rPr>
          <w:rFonts w:ascii="Arial" w:hAnsi="Arial" w:cs="Arial"/>
          <w:bCs/>
        </w:rPr>
        <w:t>22.1</w:t>
      </w:r>
      <w:r w:rsidRPr="00D0703E">
        <w:rPr>
          <w:rFonts w:ascii="Arial" w:hAnsi="Arial" w:cs="Arial"/>
          <w:b/>
        </w:rPr>
        <w:t xml:space="preserve"> </w:t>
      </w:r>
      <w:r w:rsidR="0010471C" w:rsidRPr="00D0703E">
        <w:rPr>
          <w:rFonts w:ascii="Arial" w:hAnsi="Arial" w:cs="Arial"/>
          <w:b/>
        </w:rPr>
        <w:tab/>
      </w:r>
      <w:r w:rsidR="00B866F2" w:rsidRPr="00D0703E">
        <w:rPr>
          <w:rFonts w:ascii="Arial" w:hAnsi="Arial" w:cs="Arial"/>
          <w:b/>
        </w:rPr>
        <w:t>Announcements</w:t>
      </w:r>
    </w:p>
    <w:p w14:paraId="6E5080FC" w14:textId="06E8D9F1" w:rsidR="00550F70" w:rsidRPr="00D0703E" w:rsidRDefault="00B866F2" w:rsidP="00F435CF">
      <w:pPr>
        <w:pStyle w:val="BowLevel2HeadingAltA"/>
        <w:numPr>
          <w:ilvl w:val="0"/>
          <w:numId w:val="0"/>
        </w:numPr>
        <w:ind w:left="851"/>
        <w:rPr>
          <w:rFonts w:ascii="Arial" w:hAnsi="Arial" w:cs="Arial"/>
        </w:rPr>
      </w:pPr>
      <w:r w:rsidRPr="00D0703E">
        <w:rPr>
          <w:rFonts w:ascii="Arial" w:hAnsi="Arial" w:cs="Arial"/>
        </w:rPr>
        <w:t xml:space="preserve">The Supplier shall not, without </w:t>
      </w:r>
      <w:r w:rsidR="007B606C" w:rsidRPr="00D0703E">
        <w:rPr>
          <w:rFonts w:ascii="Arial" w:hAnsi="Arial" w:cs="Arial"/>
        </w:rPr>
        <w:t>Tig</w:t>
      </w:r>
      <w:r w:rsidRPr="00D0703E">
        <w:rPr>
          <w:rFonts w:ascii="Arial" w:hAnsi="Arial" w:cs="Arial"/>
        </w:rPr>
        <w:t>er’s prior written consent, make any broadcast, press release, statement, or other public disclosure or public announcement with respect to th</w:t>
      </w:r>
      <w:r w:rsidR="00857CF2" w:rsidRPr="00D0703E">
        <w:rPr>
          <w:rFonts w:ascii="Arial" w:hAnsi="Arial" w:cs="Arial"/>
        </w:rPr>
        <w:t>e</w:t>
      </w:r>
      <w:r w:rsidRPr="00D0703E">
        <w:rPr>
          <w:rFonts w:ascii="Arial" w:hAnsi="Arial" w:cs="Arial"/>
        </w:rPr>
        <w:t xml:space="preserve"> Agreement (including any Commercial Terms Schedule), or the relationship between the Supplier and </w:t>
      </w:r>
      <w:r w:rsidR="007B606C" w:rsidRPr="00D0703E">
        <w:rPr>
          <w:rFonts w:ascii="Arial" w:hAnsi="Arial" w:cs="Arial"/>
        </w:rPr>
        <w:t>Tiger</w:t>
      </w:r>
      <w:r w:rsidRPr="00D0703E">
        <w:rPr>
          <w:rFonts w:ascii="Arial" w:hAnsi="Arial" w:cs="Arial"/>
        </w:rPr>
        <w:t>.</w:t>
      </w:r>
    </w:p>
    <w:p w14:paraId="53280DF4" w14:textId="298B36C8" w:rsidR="00B866F2" w:rsidRPr="00D0703E" w:rsidRDefault="00BC6A8A" w:rsidP="00962E24">
      <w:pPr>
        <w:pStyle w:val="BowLevel2HeadingAltA"/>
        <w:widowControl w:val="0"/>
        <w:numPr>
          <w:ilvl w:val="0"/>
          <w:numId w:val="0"/>
        </w:numPr>
        <w:ind w:left="851" w:hanging="851"/>
        <w:rPr>
          <w:rFonts w:ascii="Arial" w:hAnsi="Arial" w:cs="Arial"/>
          <w:b/>
        </w:rPr>
      </w:pPr>
      <w:r w:rsidRPr="00D0703E">
        <w:rPr>
          <w:rFonts w:ascii="Arial" w:hAnsi="Arial" w:cs="Arial"/>
          <w:bCs/>
        </w:rPr>
        <w:t>22.2</w:t>
      </w:r>
      <w:r w:rsidR="00962E24" w:rsidRPr="00D0703E">
        <w:rPr>
          <w:rFonts w:ascii="Arial" w:hAnsi="Arial" w:cs="Arial"/>
          <w:b/>
        </w:rPr>
        <w:tab/>
      </w:r>
      <w:r w:rsidR="00B866F2" w:rsidRPr="00D0703E">
        <w:rPr>
          <w:rFonts w:ascii="Arial" w:hAnsi="Arial" w:cs="Arial"/>
          <w:b/>
        </w:rPr>
        <w:t xml:space="preserve">Assignment </w:t>
      </w:r>
    </w:p>
    <w:p w14:paraId="19EC4368" w14:textId="21FA710F" w:rsidR="00730D4F" w:rsidRPr="00D0703E" w:rsidRDefault="00B866F2" w:rsidP="001E7620">
      <w:pPr>
        <w:pStyle w:val="BowLevel2HeadingAltA"/>
        <w:widowControl w:val="0"/>
        <w:numPr>
          <w:ilvl w:val="0"/>
          <w:numId w:val="0"/>
        </w:numPr>
        <w:ind w:left="851"/>
        <w:rPr>
          <w:rFonts w:ascii="Arial" w:hAnsi="Arial" w:cs="Arial"/>
        </w:rPr>
      </w:pPr>
      <w:r w:rsidRPr="00D0703E">
        <w:rPr>
          <w:rFonts w:ascii="Arial" w:hAnsi="Arial" w:cs="Arial"/>
        </w:rPr>
        <w:t xml:space="preserve">Neither Party may cede any of its rights or delegate any of its obligations under the Agreement (including any </w:t>
      </w:r>
      <w:r w:rsidR="007329D7" w:rsidRPr="00D0703E">
        <w:rPr>
          <w:rFonts w:ascii="Arial" w:hAnsi="Arial" w:cs="Arial"/>
        </w:rPr>
        <w:t>Purchase Order</w:t>
      </w:r>
      <w:r w:rsidRPr="00D0703E">
        <w:rPr>
          <w:rFonts w:ascii="Arial" w:hAnsi="Arial" w:cs="Arial"/>
        </w:rPr>
        <w:t xml:space="preserve">) without the prior written consent of the other Party. The Agreement shall be binding upon and will inure to the benefit of permitted successors and assigns. </w:t>
      </w:r>
    </w:p>
    <w:p w14:paraId="17E2AE1F" w14:textId="43A64585" w:rsidR="00605E77" w:rsidRPr="00D0703E" w:rsidRDefault="007C0381" w:rsidP="007C0381">
      <w:pPr>
        <w:pStyle w:val="BowLevel2HeadingAltA"/>
        <w:widowControl w:val="0"/>
        <w:numPr>
          <w:ilvl w:val="0"/>
          <w:numId w:val="0"/>
        </w:numPr>
        <w:ind w:left="851" w:hanging="851"/>
        <w:rPr>
          <w:rFonts w:ascii="Arial" w:hAnsi="Arial" w:cs="Arial"/>
        </w:rPr>
      </w:pPr>
      <w:r w:rsidRPr="00D0703E">
        <w:rPr>
          <w:rFonts w:ascii="Arial" w:hAnsi="Arial" w:cs="Arial"/>
          <w:bCs/>
        </w:rPr>
        <w:t>22.3</w:t>
      </w:r>
      <w:r w:rsidRPr="00D0703E">
        <w:rPr>
          <w:rFonts w:ascii="Arial" w:hAnsi="Arial" w:cs="Arial"/>
          <w:b/>
        </w:rPr>
        <w:tab/>
      </w:r>
      <w:r w:rsidR="00605E77" w:rsidRPr="00D0703E">
        <w:rPr>
          <w:rFonts w:ascii="Arial" w:hAnsi="Arial" w:cs="Arial"/>
          <w:b/>
        </w:rPr>
        <w:t>Costs</w:t>
      </w:r>
    </w:p>
    <w:p w14:paraId="6E3E9DB8" w14:textId="30609BAD" w:rsidR="00605E77" w:rsidRPr="00D0703E" w:rsidRDefault="00605E77" w:rsidP="00CF0E4B">
      <w:pPr>
        <w:pStyle w:val="BowLevel2HeadingAltA"/>
        <w:widowControl w:val="0"/>
        <w:numPr>
          <w:ilvl w:val="0"/>
          <w:numId w:val="0"/>
        </w:numPr>
        <w:ind w:left="851"/>
        <w:rPr>
          <w:rFonts w:ascii="Arial" w:hAnsi="Arial" w:cs="Arial"/>
        </w:rPr>
      </w:pPr>
      <w:r w:rsidRPr="00D0703E">
        <w:rPr>
          <w:rFonts w:ascii="Arial" w:hAnsi="Arial" w:cs="Arial"/>
        </w:rPr>
        <w:t>Each Party shall pay its own costs incurred by it to its attorneys and other professional advisers incurred in, and incidental to, the negotiation, preparation and signing of th</w:t>
      </w:r>
      <w:r w:rsidR="001E7620" w:rsidRPr="00D0703E">
        <w:rPr>
          <w:rFonts w:ascii="Arial" w:hAnsi="Arial" w:cs="Arial"/>
        </w:rPr>
        <w:t>is Master Supply</w:t>
      </w:r>
      <w:r w:rsidRPr="00D0703E">
        <w:rPr>
          <w:rFonts w:ascii="Arial" w:hAnsi="Arial" w:cs="Arial"/>
        </w:rPr>
        <w:t xml:space="preserve"> Agreement</w:t>
      </w:r>
      <w:r w:rsidR="0065210A" w:rsidRPr="00D0703E">
        <w:rPr>
          <w:rFonts w:ascii="Arial" w:hAnsi="Arial" w:cs="Arial"/>
        </w:rPr>
        <w:t xml:space="preserve"> and any</w:t>
      </w:r>
      <w:r w:rsidR="00DB7EB2" w:rsidRPr="00D0703E">
        <w:rPr>
          <w:rFonts w:ascii="Arial" w:hAnsi="Arial" w:cs="Arial"/>
        </w:rPr>
        <w:t xml:space="preserve"> Commercial Terms Schedule</w:t>
      </w:r>
      <w:r w:rsidRPr="00D0703E">
        <w:rPr>
          <w:rFonts w:ascii="Arial" w:hAnsi="Arial" w:cs="Arial"/>
        </w:rPr>
        <w:t>.</w:t>
      </w:r>
    </w:p>
    <w:p w14:paraId="7335A077" w14:textId="7592B4A2" w:rsidR="00605E77" w:rsidRPr="00D0703E" w:rsidRDefault="002F5BA0" w:rsidP="002F5BA0">
      <w:pPr>
        <w:pStyle w:val="BowLevel2HeadingAltA"/>
        <w:numPr>
          <w:ilvl w:val="0"/>
          <w:numId w:val="0"/>
        </w:numPr>
        <w:ind w:left="851" w:hanging="851"/>
        <w:rPr>
          <w:rFonts w:ascii="Arial" w:hAnsi="Arial" w:cs="Arial"/>
        </w:rPr>
      </w:pPr>
      <w:r w:rsidRPr="00D0703E">
        <w:rPr>
          <w:rFonts w:ascii="Arial" w:hAnsi="Arial" w:cs="Arial"/>
          <w:bCs/>
        </w:rPr>
        <w:t>22.4</w:t>
      </w:r>
      <w:r w:rsidRPr="00D0703E">
        <w:rPr>
          <w:rFonts w:ascii="Arial" w:hAnsi="Arial" w:cs="Arial"/>
          <w:b/>
        </w:rPr>
        <w:tab/>
      </w:r>
      <w:r w:rsidR="00605E77" w:rsidRPr="00D0703E">
        <w:rPr>
          <w:rFonts w:ascii="Arial" w:hAnsi="Arial" w:cs="Arial"/>
          <w:b/>
        </w:rPr>
        <w:t>Counterparts</w:t>
      </w:r>
    </w:p>
    <w:p w14:paraId="6B59E28C" w14:textId="14BC012C" w:rsidR="00605E77" w:rsidRPr="00D0703E" w:rsidRDefault="00605E77" w:rsidP="001A132F">
      <w:pPr>
        <w:pStyle w:val="BowLevel2HeadingAltA"/>
        <w:numPr>
          <w:ilvl w:val="0"/>
          <w:numId w:val="0"/>
        </w:numPr>
        <w:ind w:left="851"/>
        <w:rPr>
          <w:rFonts w:ascii="Arial" w:hAnsi="Arial" w:cs="Arial"/>
        </w:rPr>
      </w:pPr>
      <w:r w:rsidRPr="00D0703E">
        <w:rPr>
          <w:rFonts w:ascii="Arial" w:hAnsi="Arial" w:cs="Arial"/>
        </w:rPr>
        <w:t xml:space="preserve">This </w:t>
      </w:r>
      <w:r w:rsidR="00857CF2" w:rsidRPr="00D0703E">
        <w:rPr>
          <w:rFonts w:ascii="Arial" w:hAnsi="Arial" w:cs="Arial"/>
        </w:rPr>
        <w:t xml:space="preserve">Master Supply </w:t>
      </w:r>
      <w:r w:rsidRPr="00D0703E">
        <w:rPr>
          <w:rFonts w:ascii="Arial" w:hAnsi="Arial" w:cs="Arial"/>
        </w:rPr>
        <w:t>Agreement</w:t>
      </w:r>
      <w:r w:rsidR="0065210A" w:rsidRPr="00D0703E">
        <w:rPr>
          <w:rFonts w:ascii="Arial" w:hAnsi="Arial" w:cs="Arial"/>
        </w:rPr>
        <w:t xml:space="preserve"> and any</w:t>
      </w:r>
      <w:r w:rsidR="00DB7EB2" w:rsidRPr="00D0703E">
        <w:rPr>
          <w:rFonts w:ascii="Arial" w:hAnsi="Arial" w:cs="Arial"/>
        </w:rPr>
        <w:t xml:space="preserve"> Commercial Terms Schedule</w:t>
      </w:r>
      <w:r w:rsidRPr="00D0703E">
        <w:rPr>
          <w:rFonts w:ascii="Arial" w:hAnsi="Arial" w:cs="Arial"/>
        </w:rPr>
        <w:t xml:space="preserve"> may be signed in any number of counterparts, and by each Party on separate counterparts. Delivery of an executed counterpart signature page o</w:t>
      </w:r>
      <w:r w:rsidR="001A132F" w:rsidRPr="00D0703E">
        <w:rPr>
          <w:rFonts w:ascii="Arial" w:hAnsi="Arial" w:cs="Arial"/>
        </w:rPr>
        <w:t xml:space="preserve">f this </w:t>
      </w:r>
      <w:r w:rsidR="00857CF2" w:rsidRPr="00D0703E">
        <w:rPr>
          <w:rFonts w:ascii="Arial" w:hAnsi="Arial" w:cs="Arial"/>
        </w:rPr>
        <w:t xml:space="preserve">Master Supply </w:t>
      </w:r>
      <w:r w:rsidR="001A132F" w:rsidRPr="00D0703E">
        <w:rPr>
          <w:rFonts w:ascii="Arial" w:hAnsi="Arial" w:cs="Arial"/>
        </w:rPr>
        <w:t>Agreement</w:t>
      </w:r>
      <w:r w:rsidR="0065210A" w:rsidRPr="00D0703E">
        <w:rPr>
          <w:rFonts w:ascii="Arial" w:hAnsi="Arial" w:cs="Arial"/>
        </w:rPr>
        <w:t xml:space="preserve"> and any</w:t>
      </w:r>
      <w:r w:rsidR="00DB7EB2" w:rsidRPr="00D0703E">
        <w:rPr>
          <w:rFonts w:ascii="Arial" w:hAnsi="Arial" w:cs="Arial"/>
        </w:rPr>
        <w:t xml:space="preserve"> Commercial Terms Schedule</w:t>
      </w:r>
      <w:r w:rsidR="001A132F" w:rsidRPr="00D0703E">
        <w:rPr>
          <w:rFonts w:ascii="Arial" w:hAnsi="Arial" w:cs="Arial"/>
        </w:rPr>
        <w:t xml:space="preserve"> by e-mail</w:t>
      </w:r>
      <w:r w:rsidRPr="00D0703E">
        <w:rPr>
          <w:rFonts w:ascii="Arial" w:hAnsi="Arial" w:cs="Arial"/>
        </w:rPr>
        <w:t xml:space="preserve"> shall be as effective as delivery of a manually executed counterpart of this </w:t>
      </w:r>
      <w:r w:rsidR="00857CF2" w:rsidRPr="00D0703E">
        <w:rPr>
          <w:rFonts w:ascii="Arial" w:hAnsi="Arial" w:cs="Arial"/>
        </w:rPr>
        <w:t xml:space="preserve">Master Supply </w:t>
      </w:r>
      <w:r w:rsidRPr="00D0703E">
        <w:rPr>
          <w:rFonts w:ascii="Arial" w:hAnsi="Arial" w:cs="Arial"/>
        </w:rPr>
        <w:t>Agreement</w:t>
      </w:r>
      <w:r w:rsidR="0065210A" w:rsidRPr="00D0703E">
        <w:rPr>
          <w:rFonts w:ascii="Arial" w:hAnsi="Arial" w:cs="Arial"/>
        </w:rPr>
        <w:t xml:space="preserve"> and any</w:t>
      </w:r>
      <w:r w:rsidR="00DB7EB2" w:rsidRPr="00D0703E">
        <w:rPr>
          <w:rFonts w:ascii="Arial" w:hAnsi="Arial" w:cs="Arial"/>
        </w:rPr>
        <w:t xml:space="preserve"> Commercial Terms Schedule together with the</w:t>
      </w:r>
      <w:r w:rsidR="0065210A" w:rsidRPr="00D0703E">
        <w:rPr>
          <w:rFonts w:ascii="Arial" w:hAnsi="Arial" w:cs="Arial"/>
        </w:rPr>
        <w:t xml:space="preserve"> applicable</w:t>
      </w:r>
      <w:r w:rsidR="00DB7EB2" w:rsidRPr="00D0703E">
        <w:rPr>
          <w:rFonts w:ascii="Arial" w:hAnsi="Arial" w:cs="Arial"/>
        </w:rPr>
        <w:t xml:space="preserve"> Service Level Agreement</w:t>
      </w:r>
      <w:r w:rsidRPr="00D0703E">
        <w:rPr>
          <w:rFonts w:ascii="Arial" w:hAnsi="Arial" w:cs="Arial"/>
        </w:rPr>
        <w:t xml:space="preserve">. </w:t>
      </w:r>
      <w:r w:rsidR="001A132F" w:rsidRPr="00D0703E">
        <w:rPr>
          <w:rFonts w:ascii="Arial" w:hAnsi="Arial" w:cs="Arial"/>
        </w:rPr>
        <w:t>Each counterpart is an original, but all counterparts shall together constitute one and the same instrument.</w:t>
      </w:r>
    </w:p>
    <w:p w14:paraId="725515A9" w14:textId="22A6A216" w:rsidR="00730D4F" w:rsidRPr="00D0703E" w:rsidRDefault="002F5BA0" w:rsidP="002F5BA0">
      <w:pPr>
        <w:pStyle w:val="BowLevel2HeadingAltA"/>
        <w:numPr>
          <w:ilvl w:val="0"/>
          <w:numId w:val="0"/>
        </w:numPr>
        <w:ind w:left="851" w:hanging="851"/>
        <w:rPr>
          <w:rFonts w:ascii="Arial" w:hAnsi="Arial" w:cs="Arial"/>
          <w:b/>
        </w:rPr>
      </w:pPr>
      <w:r w:rsidRPr="00D0703E">
        <w:rPr>
          <w:rFonts w:ascii="Arial" w:hAnsi="Arial" w:cs="Arial"/>
          <w:bCs/>
        </w:rPr>
        <w:t>22.5</w:t>
      </w:r>
      <w:r w:rsidRPr="00D0703E">
        <w:rPr>
          <w:rFonts w:ascii="Arial" w:hAnsi="Arial" w:cs="Arial"/>
          <w:b/>
        </w:rPr>
        <w:t xml:space="preserve"> </w:t>
      </w:r>
      <w:r w:rsidRPr="00D0703E">
        <w:rPr>
          <w:rFonts w:ascii="Arial" w:hAnsi="Arial" w:cs="Arial"/>
          <w:b/>
        </w:rPr>
        <w:tab/>
      </w:r>
      <w:r w:rsidR="00730D4F" w:rsidRPr="00D0703E">
        <w:rPr>
          <w:rFonts w:ascii="Arial" w:hAnsi="Arial" w:cs="Arial"/>
          <w:b/>
        </w:rPr>
        <w:t>Entire Agreement</w:t>
      </w:r>
    </w:p>
    <w:p w14:paraId="427FE8CB" w14:textId="6BA2498B" w:rsidR="007059ED" w:rsidRPr="00D0703E" w:rsidRDefault="00730D4F" w:rsidP="007059ED">
      <w:pPr>
        <w:pStyle w:val="BowLevel3HeadingAltZ"/>
        <w:numPr>
          <w:ilvl w:val="0"/>
          <w:numId w:val="0"/>
        </w:numPr>
        <w:spacing w:after="0"/>
        <w:ind w:left="851"/>
        <w:rPr>
          <w:rFonts w:ascii="Arial" w:hAnsi="Arial" w:cs="Arial"/>
        </w:rPr>
      </w:pPr>
      <w:r w:rsidRPr="00D0703E">
        <w:rPr>
          <w:rFonts w:ascii="Arial" w:hAnsi="Arial" w:cs="Arial"/>
        </w:rPr>
        <w:lastRenderedPageBreak/>
        <w:t xml:space="preserve">This </w:t>
      </w:r>
      <w:r w:rsidR="00B866F2" w:rsidRPr="00D0703E">
        <w:rPr>
          <w:rFonts w:ascii="Arial" w:hAnsi="Arial" w:cs="Arial"/>
        </w:rPr>
        <w:t xml:space="preserve">Master Supply </w:t>
      </w:r>
      <w:r w:rsidRPr="00D0703E">
        <w:rPr>
          <w:rFonts w:ascii="Arial" w:hAnsi="Arial" w:cs="Arial"/>
        </w:rPr>
        <w:t>Agreement</w:t>
      </w:r>
      <w:r w:rsidR="0065210A" w:rsidRPr="00D0703E">
        <w:rPr>
          <w:rFonts w:ascii="Arial" w:hAnsi="Arial" w:cs="Arial"/>
        </w:rPr>
        <w:t xml:space="preserve"> and the </w:t>
      </w:r>
      <w:r w:rsidR="00DB7EB2" w:rsidRPr="00D0703E">
        <w:rPr>
          <w:rFonts w:ascii="Arial" w:hAnsi="Arial" w:cs="Arial"/>
        </w:rPr>
        <w:t>Commercial Terms Schedules</w:t>
      </w:r>
      <w:r w:rsidRPr="00D0703E">
        <w:rPr>
          <w:rFonts w:ascii="Arial" w:hAnsi="Arial" w:cs="Arial"/>
        </w:rPr>
        <w:t xml:space="preserve"> constitutes the entire agreement between the Parties in regard to its subject matter.</w:t>
      </w:r>
    </w:p>
    <w:p w14:paraId="62B3DB1E" w14:textId="77777777" w:rsidR="00733FC3" w:rsidRPr="00D0703E" w:rsidRDefault="00733FC3" w:rsidP="007059ED">
      <w:pPr>
        <w:pStyle w:val="BowLevel3HeadingAltZ"/>
        <w:numPr>
          <w:ilvl w:val="0"/>
          <w:numId w:val="0"/>
        </w:numPr>
        <w:spacing w:after="0"/>
        <w:ind w:left="851"/>
        <w:rPr>
          <w:rFonts w:ascii="Arial" w:hAnsi="Arial" w:cs="Arial"/>
          <w:b/>
          <w:bCs/>
        </w:rPr>
      </w:pPr>
    </w:p>
    <w:p w14:paraId="68D39A70" w14:textId="43635DB7" w:rsidR="00DB589D" w:rsidRPr="00D0703E" w:rsidRDefault="00733FC3" w:rsidP="001B68E4">
      <w:pPr>
        <w:pStyle w:val="BowLevel2HeadingAltA"/>
        <w:numPr>
          <w:ilvl w:val="0"/>
          <w:numId w:val="0"/>
        </w:numPr>
        <w:spacing w:after="0"/>
        <w:rPr>
          <w:rFonts w:ascii="Arial" w:hAnsi="Arial" w:cs="Arial"/>
          <w:b/>
        </w:rPr>
      </w:pPr>
      <w:r w:rsidRPr="00D0703E">
        <w:rPr>
          <w:rFonts w:ascii="Arial" w:hAnsi="Arial" w:cs="Arial"/>
        </w:rPr>
        <w:t>22.6</w:t>
      </w:r>
      <w:r w:rsidRPr="00D0703E">
        <w:rPr>
          <w:rFonts w:ascii="Arial" w:hAnsi="Arial" w:cs="Arial"/>
          <w:b/>
          <w:bCs/>
        </w:rPr>
        <w:t xml:space="preserve"> </w:t>
      </w:r>
      <w:r w:rsidRPr="00D0703E">
        <w:rPr>
          <w:rFonts w:ascii="Arial" w:hAnsi="Arial" w:cs="Arial"/>
          <w:b/>
          <w:bCs/>
        </w:rPr>
        <w:tab/>
        <w:t xml:space="preserve">   </w:t>
      </w:r>
      <w:r w:rsidR="0039517B" w:rsidRPr="00D0703E">
        <w:rPr>
          <w:rFonts w:ascii="Arial" w:hAnsi="Arial" w:cs="Arial"/>
          <w:b/>
          <w:bCs/>
        </w:rPr>
        <w:t>Exclusivity</w:t>
      </w:r>
    </w:p>
    <w:p w14:paraId="4F0A2DFA" w14:textId="787D9833" w:rsidR="002F5843" w:rsidRPr="00D0703E" w:rsidRDefault="002F5843" w:rsidP="001B68E4">
      <w:pPr>
        <w:pStyle w:val="BowLevel3HeadingAltZ"/>
        <w:numPr>
          <w:ilvl w:val="0"/>
          <w:numId w:val="0"/>
        </w:numPr>
        <w:ind w:left="851"/>
        <w:rPr>
          <w:rFonts w:ascii="Arial" w:hAnsi="Arial" w:cs="Arial"/>
          <w:sz w:val="24"/>
          <w:szCs w:val="24"/>
        </w:rPr>
      </w:pPr>
      <w:r w:rsidRPr="00D0703E">
        <w:rPr>
          <w:rFonts w:ascii="Arial" w:hAnsi="Arial" w:cs="Arial"/>
        </w:rPr>
        <w:t xml:space="preserve">In the event that </w:t>
      </w:r>
      <w:r w:rsidR="004124DA" w:rsidRPr="00D0703E">
        <w:rPr>
          <w:rFonts w:ascii="Arial" w:hAnsi="Arial" w:cs="Arial"/>
        </w:rPr>
        <w:t>Tiger</w:t>
      </w:r>
      <w:r w:rsidRPr="00D0703E">
        <w:rPr>
          <w:rFonts w:ascii="Arial" w:hAnsi="Arial" w:cs="Arial"/>
        </w:rPr>
        <w:t xml:space="preserve"> decides to discontinue the use of Cream Yeast for any reason during the continuance of this Agreement:</w:t>
      </w:r>
    </w:p>
    <w:p w14:paraId="1A9599F5" w14:textId="41CE18C8" w:rsidR="002F5843" w:rsidRPr="00D0703E" w:rsidRDefault="004124DA" w:rsidP="00580462">
      <w:pPr>
        <w:pStyle w:val="BowLevel3HeadingAltZ"/>
        <w:numPr>
          <w:ilvl w:val="0"/>
          <w:numId w:val="53"/>
        </w:numPr>
        <w:spacing w:after="0"/>
        <w:rPr>
          <w:rFonts w:ascii="Arial" w:hAnsi="Arial" w:cs="Arial"/>
        </w:rPr>
      </w:pPr>
      <w:r w:rsidRPr="00D0703E">
        <w:rPr>
          <w:rFonts w:ascii="Arial" w:hAnsi="Arial" w:cs="Arial"/>
        </w:rPr>
        <w:t>Tiger</w:t>
      </w:r>
      <w:r w:rsidR="002F5843" w:rsidRPr="00D0703E">
        <w:rPr>
          <w:rFonts w:ascii="Arial" w:hAnsi="Arial" w:cs="Arial"/>
        </w:rPr>
        <w:t xml:space="preserve"> undertakes to purchase from </w:t>
      </w:r>
      <w:r w:rsidRPr="00D0703E">
        <w:rPr>
          <w:rFonts w:ascii="Arial" w:hAnsi="Arial" w:cs="Arial"/>
        </w:rPr>
        <w:t>The Supplier</w:t>
      </w:r>
      <w:r w:rsidR="002F5843" w:rsidRPr="00D0703E">
        <w:rPr>
          <w:rFonts w:ascii="Arial" w:hAnsi="Arial" w:cs="Arial"/>
        </w:rPr>
        <w:t xml:space="preserve"> its equivalent alternate </w:t>
      </w:r>
      <w:r w:rsidR="008E2195" w:rsidRPr="00D0703E">
        <w:rPr>
          <w:rFonts w:ascii="Arial" w:hAnsi="Arial" w:cs="Arial"/>
        </w:rPr>
        <w:t>requirements,</w:t>
      </w:r>
      <w:r w:rsidR="002F5843" w:rsidRPr="00D0703E">
        <w:rPr>
          <w:rFonts w:ascii="Arial" w:hAnsi="Arial" w:cs="Arial"/>
        </w:rPr>
        <w:t xml:space="preserve"> compressed yeast or instant dried yeast</w:t>
      </w:r>
      <w:r w:rsidR="004B0020" w:rsidRPr="00D0703E">
        <w:rPr>
          <w:rFonts w:ascii="Arial" w:hAnsi="Arial" w:cs="Arial"/>
        </w:rPr>
        <w:t>, and</w:t>
      </w:r>
      <w:r w:rsidR="00ED1E30" w:rsidRPr="00D0703E">
        <w:rPr>
          <w:rFonts w:ascii="Arial" w:hAnsi="Arial" w:cs="Arial"/>
        </w:rPr>
        <w:t>;</w:t>
      </w:r>
    </w:p>
    <w:p w14:paraId="753687BC" w14:textId="2122ED80" w:rsidR="00647676" w:rsidRPr="00A33E41" w:rsidRDefault="00760CFA" w:rsidP="00580462">
      <w:pPr>
        <w:pStyle w:val="BowLevel3HeadingAltZ"/>
        <w:numPr>
          <w:ilvl w:val="0"/>
          <w:numId w:val="53"/>
        </w:numPr>
        <w:rPr>
          <w:rFonts w:ascii="Arial" w:hAnsi="Arial" w:cs="Arial"/>
          <w:b/>
        </w:rPr>
      </w:pPr>
      <w:r w:rsidRPr="00D0703E">
        <w:rPr>
          <w:rFonts w:ascii="Arial" w:hAnsi="Arial" w:cs="Arial"/>
        </w:rPr>
        <w:t xml:space="preserve">Not use the Equipment for dispensing, distributing, promoting or otherwise dealing with products obtained from any source other than </w:t>
      </w:r>
      <w:r w:rsidR="004B0020" w:rsidRPr="00D0703E">
        <w:rPr>
          <w:rFonts w:ascii="Arial" w:hAnsi="Arial" w:cs="Arial"/>
        </w:rPr>
        <w:t>The Supplier</w:t>
      </w:r>
      <w:r w:rsidRPr="00D0703E">
        <w:rPr>
          <w:rFonts w:ascii="Arial" w:hAnsi="Arial" w:cs="Arial"/>
        </w:rPr>
        <w:t>.</w:t>
      </w:r>
    </w:p>
    <w:p w14:paraId="2F26F04C" w14:textId="40E5876D" w:rsidR="00605E77" w:rsidRPr="00D0703E" w:rsidRDefault="00B4772D" w:rsidP="006D52EC">
      <w:pPr>
        <w:pStyle w:val="BowLevel2HeadingAltA"/>
        <w:numPr>
          <w:ilvl w:val="0"/>
          <w:numId w:val="0"/>
        </w:numPr>
        <w:ind w:left="851" w:hanging="851"/>
        <w:rPr>
          <w:rFonts w:ascii="Arial" w:hAnsi="Arial" w:cs="Arial"/>
          <w:b/>
        </w:rPr>
      </w:pPr>
      <w:r w:rsidRPr="00D0703E">
        <w:rPr>
          <w:rFonts w:ascii="Arial" w:hAnsi="Arial" w:cs="Arial"/>
          <w:bCs/>
        </w:rPr>
        <w:t>22.7</w:t>
      </w:r>
      <w:r w:rsidRPr="00D0703E">
        <w:rPr>
          <w:rFonts w:ascii="Arial" w:hAnsi="Arial" w:cs="Arial"/>
          <w:b/>
        </w:rPr>
        <w:t xml:space="preserve"> </w:t>
      </w:r>
      <w:r w:rsidR="006D52EC" w:rsidRPr="00D0703E">
        <w:rPr>
          <w:rFonts w:ascii="Arial" w:hAnsi="Arial" w:cs="Arial"/>
          <w:b/>
        </w:rPr>
        <w:t xml:space="preserve">      </w:t>
      </w:r>
      <w:r w:rsidR="009871E9" w:rsidRPr="00D0703E">
        <w:rPr>
          <w:rFonts w:ascii="Arial" w:hAnsi="Arial" w:cs="Arial"/>
          <w:b/>
        </w:rPr>
        <w:t xml:space="preserve"> </w:t>
      </w:r>
      <w:r w:rsidR="006D52EC" w:rsidRPr="00D0703E">
        <w:rPr>
          <w:rFonts w:ascii="Arial" w:hAnsi="Arial" w:cs="Arial"/>
          <w:b/>
        </w:rPr>
        <w:t xml:space="preserve">  </w:t>
      </w:r>
      <w:r w:rsidR="00605E77" w:rsidRPr="00D0703E">
        <w:rPr>
          <w:rFonts w:ascii="Arial" w:hAnsi="Arial" w:cs="Arial"/>
          <w:b/>
        </w:rPr>
        <w:t>Good faith and general cooperation</w:t>
      </w:r>
    </w:p>
    <w:p w14:paraId="03DD65CF" w14:textId="6FD4AACE" w:rsidR="00605E77" w:rsidRPr="00D0703E" w:rsidRDefault="00605E77" w:rsidP="00605E77">
      <w:pPr>
        <w:pStyle w:val="BowLevel2HeadingAltA"/>
        <w:numPr>
          <w:ilvl w:val="0"/>
          <w:numId w:val="0"/>
        </w:numPr>
        <w:ind w:left="851"/>
        <w:rPr>
          <w:rFonts w:ascii="Arial" w:hAnsi="Arial" w:cs="Arial"/>
        </w:rPr>
      </w:pPr>
      <w:r w:rsidRPr="00D0703E">
        <w:rPr>
          <w:rFonts w:ascii="Arial" w:hAnsi="Arial" w:cs="Arial"/>
        </w:rPr>
        <w:t>The Parties shall cooperate in good faith with each other and execute and deliver to the other Party such other instruments and documents and take such other actions as may be reasonably requested from time to time in order to carry out, evidence and confirm their rights and the intended purpose of th</w:t>
      </w:r>
      <w:r w:rsidR="00B866F2" w:rsidRPr="00D0703E">
        <w:rPr>
          <w:rFonts w:ascii="Arial" w:hAnsi="Arial" w:cs="Arial"/>
        </w:rPr>
        <w:t>e</w:t>
      </w:r>
      <w:r w:rsidRPr="00D0703E">
        <w:rPr>
          <w:rFonts w:ascii="Arial" w:hAnsi="Arial" w:cs="Arial"/>
        </w:rPr>
        <w:t xml:space="preserve"> Agreement.</w:t>
      </w:r>
      <w:r w:rsidR="001E7620" w:rsidRPr="00D0703E">
        <w:rPr>
          <w:rFonts w:ascii="Arial" w:hAnsi="Arial" w:cs="Arial"/>
        </w:rPr>
        <w:t xml:space="preserve"> </w:t>
      </w:r>
    </w:p>
    <w:p w14:paraId="5F9773A4" w14:textId="35BA3ACF" w:rsidR="00605E77" w:rsidRPr="00D0703E" w:rsidRDefault="000913AF" w:rsidP="000913AF">
      <w:pPr>
        <w:pStyle w:val="BowLevel2HeadingAltA"/>
        <w:numPr>
          <w:ilvl w:val="0"/>
          <w:numId w:val="0"/>
        </w:numPr>
        <w:ind w:left="851" w:hanging="851"/>
        <w:rPr>
          <w:rFonts w:ascii="Arial" w:hAnsi="Arial" w:cs="Arial"/>
          <w:b/>
        </w:rPr>
      </w:pPr>
      <w:r w:rsidRPr="00D0703E">
        <w:rPr>
          <w:rFonts w:ascii="Arial" w:hAnsi="Arial" w:cs="Arial"/>
          <w:bCs/>
        </w:rPr>
        <w:t>22.8</w:t>
      </w:r>
      <w:r w:rsidRPr="00D0703E">
        <w:rPr>
          <w:rFonts w:ascii="Arial" w:hAnsi="Arial" w:cs="Arial"/>
          <w:b/>
        </w:rPr>
        <w:t xml:space="preserve"> </w:t>
      </w:r>
      <w:r w:rsidRPr="00D0703E">
        <w:rPr>
          <w:rFonts w:ascii="Arial" w:hAnsi="Arial" w:cs="Arial"/>
          <w:b/>
        </w:rPr>
        <w:tab/>
      </w:r>
      <w:r w:rsidR="00605E77" w:rsidRPr="00D0703E">
        <w:rPr>
          <w:rFonts w:ascii="Arial" w:hAnsi="Arial" w:cs="Arial"/>
          <w:b/>
        </w:rPr>
        <w:t xml:space="preserve">Governing law </w:t>
      </w:r>
    </w:p>
    <w:p w14:paraId="503C3252" w14:textId="4CA996C6" w:rsidR="00A86B67" w:rsidRPr="00D0703E" w:rsidRDefault="00605E77" w:rsidP="00A86B67">
      <w:pPr>
        <w:pStyle w:val="BowLevel2HeadingAltA"/>
        <w:numPr>
          <w:ilvl w:val="0"/>
          <w:numId w:val="0"/>
        </w:numPr>
        <w:ind w:left="851"/>
        <w:rPr>
          <w:rFonts w:ascii="Arial" w:hAnsi="Arial" w:cs="Arial"/>
        </w:rPr>
      </w:pPr>
      <w:r w:rsidRPr="00D0703E">
        <w:rPr>
          <w:rFonts w:ascii="Arial" w:hAnsi="Arial" w:cs="Arial"/>
        </w:rPr>
        <w:t>Th</w:t>
      </w:r>
      <w:r w:rsidR="00B866F2" w:rsidRPr="00D0703E">
        <w:rPr>
          <w:rFonts w:ascii="Arial" w:hAnsi="Arial" w:cs="Arial"/>
        </w:rPr>
        <w:t xml:space="preserve">e Agreement </w:t>
      </w:r>
      <w:r w:rsidRPr="00D0703E">
        <w:rPr>
          <w:rFonts w:ascii="Arial" w:hAnsi="Arial" w:cs="Arial"/>
        </w:rPr>
        <w:t>and the rights and obligations of the Parties, including al</w:t>
      </w:r>
      <w:r w:rsidR="00B866F2" w:rsidRPr="00D0703E">
        <w:rPr>
          <w:rFonts w:ascii="Arial" w:hAnsi="Arial" w:cs="Arial"/>
        </w:rPr>
        <w:t xml:space="preserve">l non-contractual obligations </w:t>
      </w:r>
      <w:r w:rsidRPr="00D0703E">
        <w:rPr>
          <w:rFonts w:ascii="Arial" w:hAnsi="Arial" w:cs="Arial"/>
        </w:rPr>
        <w:t xml:space="preserve">arising </w:t>
      </w:r>
      <w:r w:rsidR="00B866F2" w:rsidRPr="00D0703E">
        <w:rPr>
          <w:rFonts w:ascii="Arial" w:hAnsi="Arial" w:cs="Arial"/>
        </w:rPr>
        <w:t>under or in connection with the</w:t>
      </w:r>
      <w:r w:rsidRPr="00D0703E">
        <w:rPr>
          <w:rFonts w:ascii="Arial" w:hAnsi="Arial" w:cs="Arial"/>
        </w:rPr>
        <w:t xml:space="preserve"> Agreement, shall be gov</w:t>
      </w:r>
      <w:r w:rsidR="00D00286" w:rsidRPr="00D0703E">
        <w:rPr>
          <w:rFonts w:ascii="Arial" w:hAnsi="Arial" w:cs="Arial"/>
        </w:rPr>
        <w:t>erned</w:t>
      </w:r>
      <w:r w:rsidR="00E01D0B" w:rsidRPr="00D0703E">
        <w:rPr>
          <w:rFonts w:ascii="Arial" w:hAnsi="Arial" w:cs="Arial"/>
        </w:rPr>
        <w:t xml:space="preserve">, </w:t>
      </w:r>
      <w:r w:rsidRPr="00D0703E">
        <w:rPr>
          <w:rFonts w:ascii="Arial" w:hAnsi="Arial" w:cs="Arial"/>
        </w:rPr>
        <w:t>construed</w:t>
      </w:r>
      <w:r w:rsidR="00E01D0B" w:rsidRPr="00D0703E">
        <w:rPr>
          <w:rFonts w:ascii="Arial" w:hAnsi="Arial" w:cs="Arial"/>
        </w:rPr>
        <w:t>, interpreted, enforced and the relations between the Parties determined</w:t>
      </w:r>
      <w:r w:rsidRPr="00D0703E">
        <w:rPr>
          <w:rFonts w:ascii="Arial" w:hAnsi="Arial" w:cs="Arial"/>
        </w:rPr>
        <w:t xml:space="preserve"> </w:t>
      </w:r>
      <w:r w:rsidR="00A86B67" w:rsidRPr="00D0703E">
        <w:rPr>
          <w:rFonts w:ascii="Arial" w:hAnsi="Arial" w:cs="Arial"/>
        </w:rPr>
        <w:t>in accordance with</w:t>
      </w:r>
      <w:r w:rsidR="004565CA" w:rsidRPr="00D0703E">
        <w:rPr>
          <w:rFonts w:ascii="Arial" w:hAnsi="Arial" w:cs="Arial"/>
        </w:rPr>
        <w:t xml:space="preserve"> the laws of South Africa.</w:t>
      </w:r>
    </w:p>
    <w:p w14:paraId="3063422A" w14:textId="67B94E80" w:rsidR="00605E77" w:rsidRPr="00D0703E" w:rsidRDefault="000913AF" w:rsidP="000913AF">
      <w:pPr>
        <w:pStyle w:val="BowLevel2HeadingAltA"/>
        <w:numPr>
          <w:ilvl w:val="0"/>
          <w:numId w:val="0"/>
        </w:numPr>
        <w:ind w:left="851" w:hanging="851"/>
        <w:rPr>
          <w:rFonts w:ascii="Arial" w:hAnsi="Arial" w:cs="Arial"/>
        </w:rPr>
      </w:pPr>
      <w:r w:rsidRPr="00D0703E">
        <w:rPr>
          <w:rFonts w:ascii="Arial" w:hAnsi="Arial" w:cs="Arial"/>
          <w:bCs/>
        </w:rPr>
        <w:t>22.9</w:t>
      </w:r>
      <w:r w:rsidRPr="00D0703E">
        <w:rPr>
          <w:rFonts w:ascii="Arial" w:hAnsi="Arial" w:cs="Arial"/>
          <w:b/>
        </w:rPr>
        <w:tab/>
      </w:r>
      <w:r w:rsidR="00605E77" w:rsidRPr="00D0703E">
        <w:rPr>
          <w:rFonts w:ascii="Arial" w:hAnsi="Arial" w:cs="Arial"/>
          <w:b/>
        </w:rPr>
        <w:t>Independent</w:t>
      </w:r>
      <w:r w:rsidR="00605E77" w:rsidRPr="00D0703E">
        <w:rPr>
          <w:rFonts w:ascii="Arial" w:hAnsi="Arial" w:cs="Arial"/>
        </w:rPr>
        <w:t xml:space="preserve"> </w:t>
      </w:r>
      <w:r w:rsidR="00605E77" w:rsidRPr="00D0703E">
        <w:rPr>
          <w:rFonts w:ascii="Arial" w:hAnsi="Arial" w:cs="Arial"/>
          <w:b/>
        </w:rPr>
        <w:t>advice</w:t>
      </w:r>
    </w:p>
    <w:p w14:paraId="6AEE1EF2" w14:textId="633FCD0C" w:rsidR="00605E77" w:rsidRPr="00D0703E" w:rsidRDefault="00605E77" w:rsidP="00605E77">
      <w:pPr>
        <w:pStyle w:val="BowLevel2HeadingAltA"/>
        <w:numPr>
          <w:ilvl w:val="0"/>
          <w:numId w:val="0"/>
        </w:numPr>
        <w:ind w:left="851"/>
        <w:rPr>
          <w:rFonts w:ascii="Arial" w:hAnsi="Arial" w:cs="Arial"/>
        </w:rPr>
      </w:pPr>
      <w:r w:rsidRPr="00D0703E">
        <w:rPr>
          <w:rFonts w:ascii="Arial" w:hAnsi="Arial" w:cs="Arial"/>
        </w:rPr>
        <w:t>Each of the Parties acknowledges that it has been free to secure independent legal advice as to the nature and effect of all the provisions of th</w:t>
      </w:r>
      <w:r w:rsidR="0060473A" w:rsidRPr="00D0703E">
        <w:rPr>
          <w:rFonts w:ascii="Arial" w:hAnsi="Arial" w:cs="Arial"/>
        </w:rPr>
        <w:t>e</w:t>
      </w:r>
      <w:r w:rsidRPr="00D0703E">
        <w:rPr>
          <w:rFonts w:ascii="Arial" w:hAnsi="Arial" w:cs="Arial"/>
        </w:rPr>
        <w:t xml:space="preserve"> Agreement and that it has either taken such independent advice or dispensed with the necessity of doing so. </w:t>
      </w:r>
      <w:r w:rsidR="004D7EE2" w:rsidRPr="00D0703E">
        <w:rPr>
          <w:rFonts w:ascii="Arial" w:hAnsi="Arial" w:cs="Arial"/>
        </w:rPr>
        <w:t>Additionally</w:t>
      </w:r>
      <w:r w:rsidRPr="00D0703E">
        <w:rPr>
          <w:rFonts w:ascii="Arial" w:hAnsi="Arial" w:cs="Arial"/>
        </w:rPr>
        <w:t>, each of the Parties acknowledges that the provisions of th</w:t>
      </w:r>
      <w:r w:rsidR="0060473A" w:rsidRPr="00D0703E">
        <w:rPr>
          <w:rFonts w:ascii="Arial" w:hAnsi="Arial" w:cs="Arial"/>
        </w:rPr>
        <w:t>e</w:t>
      </w:r>
      <w:r w:rsidR="00DB7EB2" w:rsidRPr="00D0703E">
        <w:rPr>
          <w:rFonts w:ascii="Arial" w:hAnsi="Arial" w:cs="Arial"/>
        </w:rPr>
        <w:t xml:space="preserve"> </w:t>
      </w:r>
      <w:r w:rsidRPr="00D0703E">
        <w:rPr>
          <w:rFonts w:ascii="Arial" w:hAnsi="Arial" w:cs="Arial"/>
        </w:rPr>
        <w:t>Agreement and the restrictions herein contained are fair and reasonable in all the circumstances and are part of the overall intention of the Parties in connection with th</w:t>
      </w:r>
      <w:r w:rsidR="0060473A" w:rsidRPr="00D0703E">
        <w:rPr>
          <w:rFonts w:ascii="Arial" w:hAnsi="Arial" w:cs="Arial"/>
        </w:rPr>
        <w:t>e</w:t>
      </w:r>
      <w:r w:rsidR="00DB7EB2" w:rsidRPr="00D0703E">
        <w:rPr>
          <w:rFonts w:ascii="Arial" w:hAnsi="Arial" w:cs="Arial"/>
        </w:rPr>
        <w:t xml:space="preserve"> </w:t>
      </w:r>
      <w:r w:rsidR="00822326" w:rsidRPr="00D0703E">
        <w:rPr>
          <w:rFonts w:ascii="Arial" w:hAnsi="Arial" w:cs="Arial"/>
        </w:rPr>
        <w:t>subject matter contained herein</w:t>
      </w:r>
      <w:r w:rsidRPr="00D0703E">
        <w:rPr>
          <w:rFonts w:ascii="Arial" w:hAnsi="Arial" w:cs="Arial"/>
        </w:rPr>
        <w:t>.</w:t>
      </w:r>
    </w:p>
    <w:p w14:paraId="759D1284" w14:textId="7A1B3D06" w:rsidR="00A86B67" w:rsidRPr="00D0703E" w:rsidRDefault="002C568C" w:rsidP="002C568C">
      <w:pPr>
        <w:pStyle w:val="BowLevel2HeadingAltA"/>
        <w:numPr>
          <w:ilvl w:val="0"/>
          <w:numId w:val="0"/>
        </w:numPr>
        <w:ind w:left="851" w:hanging="851"/>
        <w:rPr>
          <w:rFonts w:ascii="Arial" w:hAnsi="Arial" w:cs="Arial"/>
        </w:rPr>
      </w:pPr>
      <w:r w:rsidRPr="00D0703E">
        <w:rPr>
          <w:rFonts w:ascii="Arial" w:hAnsi="Arial" w:cs="Arial"/>
          <w:bCs/>
        </w:rPr>
        <w:t>22.10</w:t>
      </w:r>
      <w:r w:rsidRPr="00D0703E">
        <w:rPr>
          <w:rFonts w:ascii="Arial" w:hAnsi="Arial" w:cs="Arial"/>
          <w:b/>
        </w:rPr>
        <w:t xml:space="preserve"> </w:t>
      </w:r>
      <w:r w:rsidRPr="00D0703E">
        <w:rPr>
          <w:rFonts w:ascii="Arial" w:hAnsi="Arial" w:cs="Arial"/>
          <w:b/>
        </w:rPr>
        <w:tab/>
      </w:r>
      <w:r w:rsidR="00A86B67" w:rsidRPr="00D0703E">
        <w:rPr>
          <w:rFonts w:ascii="Arial" w:hAnsi="Arial" w:cs="Arial"/>
          <w:b/>
        </w:rPr>
        <w:t>Jurisdiction</w:t>
      </w:r>
    </w:p>
    <w:p w14:paraId="25DC5514" w14:textId="1A9820D8" w:rsidR="00A86B67" w:rsidRPr="00D0703E" w:rsidRDefault="00A86B67" w:rsidP="00FA6B18">
      <w:pPr>
        <w:pStyle w:val="BowLevel2HeadingAltA"/>
        <w:numPr>
          <w:ilvl w:val="0"/>
          <w:numId w:val="0"/>
        </w:numPr>
        <w:spacing w:after="0"/>
        <w:ind w:left="851"/>
        <w:rPr>
          <w:rFonts w:ascii="Arial" w:hAnsi="Arial" w:cs="Arial"/>
        </w:rPr>
      </w:pPr>
      <w:r w:rsidRPr="00D0703E">
        <w:rPr>
          <w:rFonts w:ascii="Arial" w:hAnsi="Arial" w:cs="Arial"/>
        </w:rPr>
        <w:t xml:space="preserve">Each Party hereby irrevocably submits to the </w:t>
      </w:r>
      <w:r w:rsidR="00DB7EB2" w:rsidRPr="00D0703E">
        <w:rPr>
          <w:rFonts w:ascii="Arial" w:hAnsi="Arial" w:cs="Arial"/>
        </w:rPr>
        <w:t>non-</w:t>
      </w:r>
      <w:r w:rsidRPr="00D0703E">
        <w:rPr>
          <w:rFonts w:ascii="Arial" w:hAnsi="Arial" w:cs="Arial"/>
        </w:rPr>
        <w:t>exclusive jurisdiction of the High Court of South Africa (Gauteng Local Division, J</w:t>
      </w:r>
      <w:r w:rsidR="002E1F72" w:rsidRPr="00D0703E">
        <w:rPr>
          <w:rFonts w:ascii="Arial" w:hAnsi="Arial" w:cs="Arial"/>
        </w:rPr>
        <w:t>ohannesburg) in respect of any c</w:t>
      </w:r>
      <w:r w:rsidRPr="00D0703E">
        <w:rPr>
          <w:rFonts w:ascii="Arial" w:hAnsi="Arial" w:cs="Arial"/>
        </w:rPr>
        <w:t>laim, dispute or difference arising out of, or in connection with, th</w:t>
      </w:r>
      <w:r w:rsidR="00B866F2" w:rsidRPr="00D0703E">
        <w:rPr>
          <w:rFonts w:ascii="Arial" w:hAnsi="Arial" w:cs="Arial"/>
        </w:rPr>
        <w:t>e</w:t>
      </w:r>
      <w:r w:rsidRPr="00D0703E">
        <w:rPr>
          <w:rFonts w:ascii="Arial" w:hAnsi="Arial" w:cs="Arial"/>
        </w:rPr>
        <w:t xml:space="preserve"> Agreement and/or any non-contractual obligation arising in connection with th</w:t>
      </w:r>
      <w:r w:rsidR="00B866F2" w:rsidRPr="00D0703E">
        <w:rPr>
          <w:rFonts w:ascii="Arial" w:hAnsi="Arial" w:cs="Arial"/>
        </w:rPr>
        <w:t>e</w:t>
      </w:r>
      <w:r w:rsidRPr="00D0703E">
        <w:rPr>
          <w:rFonts w:ascii="Arial" w:hAnsi="Arial" w:cs="Arial"/>
        </w:rPr>
        <w:t xml:space="preserve"> Agreement.</w:t>
      </w:r>
    </w:p>
    <w:p w14:paraId="0362C8A6" w14:textId="77777777" w:rsidR="00FA6B18" w:rsidRPr="00D0703E" w:rsidRDefault="00FA6B18" w:rsidP="00EB6668">
      <w:pPr>
        <w:pStyle w:val="BowLevel2HeadingAltA"/>
        <w:numPr>
          <w:ilvl w:val="0"/>
          <w:numId w:val="0"/>
        </w:numPr>
        <w:rPr>
          <w:rFonts w:ascii="Arial" w:hAnsi="Arial" w:cs="Arial"/>
        </w:rPr>
      </w:pPr>
    </w:p>
    <w:p w14:paraId="44B3A27B" w14:textId="731123F1" w:rsidR="0039517B" w:rsidRPr="00D0703E" w:rsidRDefault="0086452B" w:rsidP="00EB6668">
      <w:pPr>
        <w:pStyle w:val="BowLevel2HeadingAltA"/>
        <w:numPr>
          <w:ilvl w:val="0"/>
          <w:numId w:val="0"/>
        </w:numPr>
        <w:rPr>
          <w:rFonts w:ascii="Arial" w:hAnsi="Arial" w:cs="Arial"/>
        </w:rPr>
      </w:pPr>
      <w:r w:rsidRPr="00D0703E">
        <w:rPr>
          <w:rFonts w:ascii="Arial" w:hAnsi="Arial" w:cs="Arial"/>
          <w:bCs/>
        </w:rPr>
        <w:t>22.11</w:t>
      </w:r>
      <w:r w:rsidRPr="00D0703E">
        <w:rPr>
          <w:rFonts w:ascii="Arial" w:hAnsi="Arial" w:cs="Arial"/>
          <w:b/>
        </w:rPr>
        <w:tab/>
      </w:r>
      <w:r w:rsidR="0039517B" w:rsidRPr="00D0703E">
        <w:rPr>
          <w:rFonts w:ascii="Arial" w:hAnsi="Arial" w:cs="Arial"/>
          <w:b/>
        </w:rPr>
        <w:t xml:space="preserve">Relationship between the Parties </w:t>
      </w:r>
    </w:p>
    <w:p w14:paraId="3A8E86CF" w14:textId="67DE08D8" w:rsidR="00413541" w:rsidRPr="00D0703E" w:rsidRDefault="0039517B" w:rsidP="00550F70">
      <w:pPr>
        <w:pStyle w:val="BowLevel2HeadingAltA"/>
        <w:numPr>
          <w:ilvl w:val="0"/>
          <w:numId w:val="0"/>
        </w:numPr>
        <w:ind w:left="851"/>
        <w:rPr>
          <w:rFonts w:ascii="Arial" w:hAnsi="Arial" w:cs="Arial"/>
        </w:rPr>
      </w:pPr>
      <w:r w:rsidRPr="00D0703E">
        <w:rPr>
          <w:rFonts w:ascii="Arial" w:hAnsi="Arial" w:cs="Arial"/>
        </w:rPr>
        <w:t>The relationship between the Parties pursuant to th</w:t>
      </w:r>
      <w:r w:rsidR="00B866F2" w:rsidRPr="00D0703E">
        <w:rPr>
          <w:rFonts w:ascii="Arial" w:hAnsi="Arial" w:cs="Arial"/>
        </w:rPr>
        <w:t>e</w:t>
      </w:r>
      <w:r w:rsidRPr="00D0703E">
        <w:rPr>
          <w:rFonts w:ascii="Arial" w:hAnsi="Arial" w:cs="Arial"/>
        </w:rPr>
        <w:t xml:space="preserve"> Agreement shall be that of independent contractors, contracting with each other as principals. Nothing in th</w:t>
      </w:r>
      <w:r w:rsidR="00B866F2" w:rsidRPr="00D0703E">
        <w:rPr>
          <w:rFonts w:ascii="Arial" w:hAnsi="Arial" w:cs="Arial"/>
        </w:rPr>
        <w:t xml:space="preserve">e </w:t>
      </w:r>
      <w:r w:rsidRPr="00D0703E">
        <w:rPr>
          <w:rFonts w:ascii="Arial" w:hAnsi="Arial" w:cs="Arial"/>
        </w:rPr>
        <w:t xml:space="preserve">Agreement, whether express or implied, shall: (i) be construed as creating any employment or labour-broking relationship between </w:t>
      </w:r>
      <w:r w:rsidR="007B606C" w:rsidRPr="00D0703E">
        <w:rPr>
          <w:rFonts w:ascii="Arial" w:hAnsi="Arial" w:cs="Arial"/>
        </w:rPr>
        <w:t>Tiger</w:t>
      </w:r>
      <w:r w:rsidRPr="00D0703E">
        <w:rPr>
          <w:rFonts w:ascii="Arial" w:hAnsi="Arial" w:cs="Arial"/>
        </w:rPr>
        <w:t xml:space="preserve"> (or any of its </w:t>
      </w:r>
      <w:r w:rsidR="00FE2347" w:rsidRPr="00D0703E">
        <w:rPr>
          <w:rFonts w:ascii="Arial" w:hAnsi="Arial" w:cs="Arial"/>
        </w:rPr>
        <w:t>r</w:t>
      </w:r>
      <w:r w:rsidRPr="00D0703E">
        <w:rPr>
          <w:rFonts w:ascii="Arial" w:hAnsi="Arial" w:cs="Arial"/>
        </w:rPr>
        <w:t xml:space="preserve">epresentatives), on the one hand, and the Supplier (or any of its </w:t>
      </w:r>
      <w:r w:rsidR="00FE2347" w:rsidRPr="00D0703E">
        <w:rPr>
          <w:rFonts w:ascii="Arial" w:hAnsi="Arial" w:cs="Arial"/>
        </w:rPr>
        <w:t>r</w:t>
      </w:r>
      <w:r w:rsidRPr="00D0703E">
        <w:rPr>
          <w:rFonts w:ascii="Arial" w:hAnsi="Arial" w:cs="Arial"/>
        </w:rPr>
        <w:t xml:space="preserve">epresentatives), on the other hand; (ii) be construed as creating a partnership or joint venture between the Parties; (ii) constitute either Party (or any of its </w:t>
      </w:r>
      <w:r w:rsidR="00FE2347" w:rsidRPr="00D0703E">
        <w:rPr>
          <w:rFonts w:ascii="Arial" w:hAnsi="Arial" w:cs="Arial"/>
        </w:rPr>
        <w:t>r</w:t>
      </w:r>
      <w:r w:rsidRPr="00D0703E">
        <w:rPr>
          <w:rFonts w:ascii="Arial" w:hAnsi="Arial" w:cs="Arial"/>
        </w:rPr>
        <w:t>epresentatives) as the agent of the other Party; or (ii) entit</w:t>
      </w:r>
      <w:r w:rsidR="00FE2347" w:rsidRPr="00D0703E">
        <w:rPr>
          <w:rFonts w:ascii="Arial" w:hAnsi="Arial" w:cs="Arial"/>
        </w:rPr>
        <w:t>le either Party (or any of its r</w:t>
      </w:r>
      <w:r w:rsidRPr="00D0703E">
        <w:rPr>
          <w:rFonts w:ascii="Arial" w:hAnsi="Arial" w:cs="Arial"/>
        </w:rPr>
        <w:t>epresentatives) to bind or attempt to bind the other Party, or to represent to any third person that it has the authority to bind the other Party or to confer any obligation on the other Party, unless expressly and specifically mandated to do so in writing by the other Party.</w:t>
      </w:r>
    </w:p>
    <w:p w14:paraId="10B8B550" w14:textId="0F31CD22" w:rsidR="00605E77" w:rsidRPr="00D0703E" w:rsidRDefault="00413541" w:rsidP="00413541">
      <w:pPr>
        <w:pStyle w:val="BowLevel2HeadingAltA"/>
        <w:numPr>
          <w:ilvl w:val="0"/>
          <w:numId w:val="0"/>
        </w:numPr>
        <w:ind w:left="851" w:hanging="851"/>
        <w:rPr>
          <w:rFonts w:ascii="Arial" w:hAnsi="Arial" w:cs="Arial"/>
          <w:b/>
          <w:bCs/>
        </w:rPr>
      </w:pPr>
      <w:r w:rsidRPr="00D0703E">
        <w:rPr>
          <w:rFonts w:ascii="Arial" w:hAnsi="Arial" w:cs="Arial"/>
        </w:rPr>
        <w:lastRenderedPageBreak/>
        <w:t>22.12</w:t>
      </w:r>
      <w:r w:rsidRPr="00D0703E">
        <w:rPr>
          <w:rFonts w:ascii="Arial" w:hAnsi="Arial" w:cs="Arial"/>
          <w:b/>
          <w:bCs/>
        </w:rPr>
        <w:t xml:space="preserve"> </w:t>
      </w:r>
      <w:r w:rsidRPr="00D0703E">
        <w:rPr>
          <w:rFonts w:ascii="Arial" w:hAnsi="Arial" w:cs="Arial"/>
          <w:b/>
          <w:bCs/>
        </w:rPr>
        <w:tab/>
      </w:r>
      <w:r w:rsidR="00605E77" w:rsidRPr="00D0703E">
        <w:rPr>
          <w:rFonts w:ascii="Arial" w:hAnsi="Arial" w:cs="Arial"/>
          <w:b/>
          <w:bCs/>
        </w:rPr>
        <w:t>Remedies</w:t>
      </w:r>
    </w:p>
    <w:p w14:paraId="191077C3" w14:textId="66E12814" w:rsidR="00605E77" w:rsidRPr="00D0703E" w:rsidRDefault="00605E77" w:rsidP="00605E77">
      <w:pPr>
        <w:pStyle w:val="BowLevel2HeadingAltA"/>
        <w:numPr>
          <w:ilvl w:val="0"/>
          <w:numId w:val="0"/>
        </w:numPr>
        <w:ind w:left="851"/>
        <w:rPr>
          <w:rFonts w:ascii="Arial" w:hAnsi="Arial" w:cs="Arial"/>
        </w:rPr>
      </w:pPr>
      <w:r w:rsidRPr="00D0703E">
        <w:rPr>
          <w:rFonts w:ascii="Arial" w:hAnsi="Arial" w:cs="Arial"/>
        </w:rPr>
        <w:t>No remedy conferred by th</w:t>
      </w:r>
      <w:r w:rsidR="00B866F2" w:rsidRPr="00D0703E">
        <w:rPr>
          <w:rFonts w:ascii="Arial" w:hAnsi="Arial" w:cs="Arial"/>
        </w:rPr>
        <w:t>e</w:t>
      </w:r>
      <w:r w:rsidRPr="00D0703E">
        <w:rPr>
          <w:rFonts w:ascii="Arial" w:hAnsi="Arial" w:cs="Arial"/>
        </w:rPr>
        <w:t xml:space="preserve"> Agreement is intended to be exclusive of any other remedy which is otherwise available under th</w:t>
      </w:r>
      <w:r w:rsidR="00B8717E" w:rsidRPr="00D0703E">
        <w:rPr>
          <w:rFonts w:ascii="Arial" w:hAnsi="Arial" w:cs="Arial"/>
        </w:rPr>
        <w:t>e</w:t>
      </w:r>
      <w:r w:rsidRPr="00D0703E">
        <w:rPr>
          <w:rFonts w:ascii="Arial" w:hAnsi="Arial" w:cs="Arial"/>
        </w:rPr>
        <w:t xml:space="preserve"> Agreement, at law, by statute or otherwise. Each remedy is cumulative and in addition to every other remedy given </w:t>
      </w:r>
      <w:r w:rsidR="00A812FA" w:rsidRPr="00D0703E">
        <w:rPr>
          <w:rFonts w:ascii="Arial" w:hAnsi="Arial" w:cs="Arial"/>
        </w:rPr>
        <w:t>hereunder, now,</w:t>
      </w:r>
      <w:r w:rsidRPr="00D0703E">
        <w:rPr>
          <w:rFonts w:ascii="Arial" w:hAnsi="Arial" w:cs="Arial"/>
        </w:rPr>
        <w:t xml:space="preserve"> or hereafter existing at law, by statute or otherwise. The election of any one or more remedies by any Party does not constitute a waiver by such Party of the right to pursue any other remedy.</w:t>
      </w:r>
    </w:p>
    <w:p w14:paraId="66CB884A" w14:textId="77777777" w:rsidR="00F933E0" w:rsidRPr="00D0703E" w:rsidRDefault="00F933E0" w:rsidP="00605E77">
      <w:pPr>
        <w:pStyle w:val="BowLevel2HeadingAltA"/>
        <w:numPr>
          <w:ilvl w:val="0"/>
          <w:numId w:val="0"/>
        </w:numPr>
        <w:ind w:left="851"/>
        <w:rPr>
          <w:rFonts w:ascii="Arial" w:hAnsi="Arial" w:cs="Arial"/>
        </w:rPr>
      </w:pPr>
    </w:p>
    <w:p w14:paraId="27CF2213" w14:textId="38D2108A" w:rsidR="00605E77" w:rsidRPr="00D0703E" w:rsidRDefault="00207BC8" w:rsidP="00207BC8">
      <w:pPr>
        <w:pStyle w:val="BowLevel2HeadingAltA"/>
        <w:numPr>
          <w:ilvl w:val="0"/>
          <w:numId w:val="0"/>
        </w:numPr>
        <w:ind w:left="851" w:hanging="851"/>
        <w:rPr>
          <w:rFonts w:ascii="Arial" w:hAnsi="Arial" w:cs="Arial"/>
          <w:b/>
        </w:rPr>
      </w:pPr>
      <w:r w:rsidRPr="00D0703E">
        <w:rPr>
          <w:rFonts w:ascii="Arial" w:hAnsi="Arial" w:cs="Arial"/>
          <w:bCs/>
        </w:rPr>
        <w:t>22.13</w:t>
      </w:r>
      <w:r w:rsidRPr="00D0703E">
        <w:rPr>
          <w:rFonts w:ascii="Arial" w:hAnsi="Arial" w:cs="Arial"/>
          <w:b/>
        </w:rPr>
        <w:t xml:space="preserve"> </w:t>
      </w:r>
      <w:r w:rsidRPr="00D0703E">
        <w:rPr>
          <w:rFonts w:ascii="Arial" w:hAnsi="Arial" w:cs="Arial"/>
          <w:b/>
        </w:rPr>
        <w:tab/>
      </w:r>
      <w:r w:rsidR="00605E77" w:rsidRPr="00D0703E">
        <w:rPr>
          <w:rFonts w:ascii="Arial" w:hAnsi="Arial" w:cs="Arial"/>
          <w:b/>
        </w:rPr>
        <w:t>Rights of third parties</w:t>
      </w:r>
    </w:p>
    <w:p w14:paraId="505AE926" w14:textId="498611C2" w:rsidR="00605E77" w:rsidRPr="00D0703E" w:rsidRDefault="00B8717E" w:rsidP="00605E77">
      <w:pPr>
        <w:pStyle w:val="BowLevel2HeadingAltA"/>
        <w:numPr>
          <w:ilvl w:val="0"/>
          <w:numId w:val="0"/>
        </w:numPr>
        <w:ind w:left="851"/>
        <w:rPr>
          <w:rFonts w:ascii="Arial" w:hAnsi="Arial" w:cs="Arial"/>
        </w:rPr>
      </w:pPr>
      <w:r w:rsidRPr="00D0703E">
        <w:rPr>
          <w:rFonts w:ascii="Arial" w:hAnsi="Arial" w:cs="Arial"/>
        </w:rPr>
        <w:t>The A</w:t>
      </w:r>
      <w:r w:rsidR="00605E77" w:rsidRPr="00D0703E">
        <w:rPr>
          <w:rFonts w:ascii="Arial" w:hAnsi="Arial" w:cs="Arial"/>
        </w:rPr>
        <w:t>greement</w:t>
      </w:r>
      <w:r w:rsidRPr="00D0703E">
        <w:rPr>
          <w:rFonts w:ascii="Arial" w:hAnsi="Arial" w:cs="Arial"/>
        </w:rPr>
        <w:t xml:space="preserve"> is</w:t>
      </w:r>
      <w:r w:rsidR="00605E77" w:rsidRPr="00D0703E">
        <w:rPr>
          <w:rFonts w:ascii="Arial" w:hAnsi="Arial" w:cs="Arial"/>
        </w:rPr>
        <w:t xml:space="preserve"> between the Parties only and no rights are stipulated for the benefit of any third party. </w:t>
      </w:r>
    </w:p>
    <w:p w14:paraId="4AAF4420" w14:textId="5F615E9A" w:rsidR="00605E77" w:rsidRPr="00D0703E" w:rsidRDefault="0067622A" w:rsidP="0067622A">
      <w:pPr>
        <w:pStyle w:val="BowLevel2HeadingAltA"/>
        <w:numPr>
          <w:ilvl w:val="0"/>
          <w:numId w:val="0"/>
        </w:numPr>
        <w:ind w:left="851" w:hanging="851"/>
        <w:rPr>
          <w:rFonts w:ascii="Arial" w:hAnsi="Arial" w:cs="Arial"/>
          <w:b/>
        </w:rPr>
      </w:pPr>
      <w:r w:rsidRPr="00D0703E">
        <w:rPr>
          <w:rFonts w:ascii="Arial" w:hAnsi="Arial" w:cs="Arial"/>
          <w:bCs/>
        </w:rPr>
        <w:t>22.14</w:t>
      </w:r>
      <w:r w:rsidRPr="00D0703E">
        <w:rPr>
          <w:rFonts w:ascii="Arial" w:hAnsi="Arial" w:cs="Arial"/>
          <w:b/>
        </w:rPr>
        <w:t xml:space="preserve"> </w:t>
      </w:r>
      <w:r w:rsidRPr="00D0703E">
        <w:rPr>
          <w:rFonts w:ascii="Arial" w:hAnsi="Arial" w:cs="Arial"/>
          <w:b/>
        </w:rPr>
        <w:tab/>
      </w:r>
      <w:r w:rsidR="00605E77" w:rsidRPr="00D0703E">
        <w:rPr>
          <w:rFonts w:ascii="Arial" w:hAnsi="Arial" w:cs="Arial"/>
          <w:b/>
        </w:rPr>
        <w:t>Severance</w:t>
      </w:r>
    </w:p>
    <w:p w14:paraId="40D559FD" w14:textId="35F61FD4" w:rsidR="00605E77" w:rsidRPr="00D0703E" w:rsidRDefault="00605E77" w:rsidP="00605E77">
      <w:pPr>
        <w:pStyle w:val="BowLevel2HeadingAltA"/>
        <w:numPr>
          <w:ilvl w:val="0"/>
          <w:numId w:val="0"/>
        </w:numPr>
        <w:ind w:left="851"/>
        <w:rPr>
          <w:rFonts w:ascii="Arial" w:hAnsi="Arial" w:cs="Arial"/>
        </w:rPr>
      </w:pPr>
      <w:r w:rsidRPr="00D0703E">
        <w:rPr>
          <w:rFonts w:ascii="Arial" w:hAnsi="Arial" w:cs="Arial"/>
        </w:rPr>
        <w:t>If any provision of th</w:t>
      </w:r>
      <w:r w:rsidR="00B8717E" w:rsidRPr="00D0703E">
        <w:rPr>
          <w:rFonts w:ascii="Arial" w:hAnsi="Arial" w:cs="Arial"/>
        </w:rPr>
        <w:t xml:space="preserve">e </w:t>
      </w:r>
      <w:r w:rsidRPr="00D0703E">
        <w:rPr>
          <w:rFonts w:ascii="Arial" w:hAnsi="Arial" w:cs="Arial"/>
        </w:rPr>
        <w:t>Agreement that is not material to its efficacy as a whole is rendered void, illegal or unenforceable in any respect under any law of any jurisdiction, the validity, legality and enforceability of the remaining provisions are not in any way affected or impaired thereby. To the extent that any provision of th</w:t>
      </w:r>
      <w:r w:rsidR="00B8717E" w:rsidRPr="00D0703E">
        <w:rPr>
          <w:rFonts w:ascii="Arial" w:hAnsi="Arial" w:cs="Arial"/>
        </w:rPr>
        <w:t xml:space="preserve">e </w:t>
      </w:r>
      <w:r w:rsidRPr="00D0703E">
        <w:rPr>
          <w:rFonts w:ascii="Arial" w:hAnsi="Arial" w:cs="Arial"/>
        </w:rPr>
        <w:t>Agreement is unenforceable, such provision shall be deemed to be deleted from th</w:t>
      </w:r>
      <w:r w:rsidR="00B8717E" w:rsidRPr="00D0703E">
        <w:rPr>
          <w:rFonts w:ascii="Arial" w:hAnsi="Arial" w:cs="Arial"/>
        </w:rPr>
        <w:t>e</w:t>
      </w:r>
      <w:r w:rsidRPr="00D0703E">
        <w:rPr>
          <w:rFonts w:ascii="Arial" w:hAnsi="Arial" w:cs="Arial"/>
        </w:rPr>
        <w:t xml:space="preserve"> Agreement and any such deletion shall not affect the enforceability of the remainder of th</w:t>
      </w:r>
      <w:r w:rsidR="00B8717E" w:rsidRPr="00D0703E">
        <w:rPr>
          <w:rFonts w:ascii="Arial" w:hAnsi="Arial" w:cs="Arial"/>
        </w:rPr>
        <w:t>e</w:t>
      </w:r>
      <w:r w:rsidRPr="00D0703E">
        <w:rPr>
          <w:rFonts w:ascii="Arial" w:hAnsi="Arial" w:cs="Arial"/>
        </w:rPr>
        <w:t xml:space="preserve"> Agreement, provided the fundamental terms of th</w:t>
      </w:r>
      <w:r w:rsidR="00B8717E" w:rsidRPr="00D0703E">
        <w:rPr>
          <w:rFonts w:ascii="Arial" w:hAnsi="Arial" w:cs="Arial"/>
        </w:rPr>
        <w:t>e</w:t>
      </w:r>
      <w:r w:rsidRPr="00D0703E">
        <w:rPr>
          <w:rFonts w:ascii="Arial" w:hAnsi="Arial" w:cs="Arial"/>
        </w:rPr>
        <w:t xml:space="preserve"> Agreement are not altered.</w:t>
      </w:r>
    </w:p>
    <w:p w14:paraId="5B31C94B" w14:textId="1F645261" w:rsidR="0029589B" w:rsidRPr="00D0703E" w:rsidRDefault="006A6F95" w:rsidP="006A6F95">
      <w:pPr>
        <w:pStyle w:val="BowLevel2HeadingAltA"/>
        <w:keepNext/>
        <w:numPr>
          <w:ilvl w:val="0"/>
          <w:numId w:val="0"/>
        </w:numPr>
        <w:ind w:left="851" w:hanging="851"/>
        <w:rPr>
          <w:rFonts w:ascii="Arial" w:hAnsi="Arial" w:cs="Arial"/>
          <w:b/>
        </w:rPr>
      </w:pPr>
      <w:r w:rsidRPr="00D0703E">
        <w:rPr>
          <w:rFonts w:ascii="Arial" w:hAnsi="Arial" w:cs="Arial"/>
          <w:b/>
        </w:rPr>
        <w:t>22.15</w:t>
      </w:r>
      <w:r w:rsidRPr="00D0703E">
        <w:rPr>
          <w:rFonts w:ascii="Arial" w:hAnsi="Arial" w:cs="Arial"/>
          <w:b/>
        </w:rPr>
        <w:tab/>
      </w:r>
      <w:r w:rsidR="0029589B" w:rsidRPr="00D0703E">
        <w:rPr>
          <w:rFonts w:ascii="Arial" w:hAnsi="Arial" w:cs="Arial"/>
          <w:b/>
        </w:rPr>
        <w:t>Set-off</w:t>
      </w:r>
    </w:p>
    <w:p w14:paraId="3CB50262" w14:textId="604078BB" w:rsidR="0029589B" w:rsidRPr="00D0703E" w:rsidRDefault="00C23DC3" w:rsidP="00010B9D">
      <w:pPr>
        <w:pStyle w:val="BowLevel2HeadingAltA"/>
        <w:keepNext/>
        <w:numPr>
          <w:ilvl w:val="0"/>
          <w:numId w:val="0"/>
        </w:numPr>
        <w:ind w:left="851"/>
        <w:rPr>
          <w:rFonts w:ascii="Arial" w:hAnsi="Arial" w:cs="Arial"/>
        </w:rPr>
      </w:pPr>
      <w:r w:rsidRPr="00D0703E">
        <w:rPr>
          <w:rFonts w:ascii="Arial" w:hAnsi="Arial" w:cs="Arial"/>
        </w:rPr>
        <w:t>Neither</w:t>
      </w:r>
      <w:r w:rsidR="0029589B" w:rsidRPr="00D0703E">
        <w:rPr>
          <w:rFonts w:ascii="Arial" w:hAnsi="Arial" w:cs="Arial"/>
        </w:rPr>
        <w:t xml:space="preserve"> Party may set off any amounts owed to it by the other Party under th</w:t>
      </w:r>
      <w:r w:rsidR="00857CF2" w:rsidRPr="00D0703E">
        <w:rPr>
          <w:rFonts w:ascii="Arial" w:hAnsi="Arial" w:cs="Arial"/>
        </w:rPr>
        <w:t>e</w:t>
      </w:r>
      <w:r w:rsidR="0029589B" w:rsidRPr="00D0703E">
        <w:rPr>
          <w:rFonts w:ascii="Arial" w:hAnsi="Arial" w:cs="Arial"/>
        </w:rPr>
        <w:t xml:space="preserve"> Agreement.</w:t>
      </w:r>
    </w:p>
    <w:p w14:paraId="53EA1AFF" w14:textId="5016F00B" w:rsidR="00605E77" w:rsidRPr="00D0703E" w:rsidRDefault="006A6F95" w:rsidP="006A6F95">
      <w:pPr>
        <w:pStyle w:val="BowLevel2HeadingAltA"/>
        <w:keepNext/>
        <w:numPr>
          <w:ilvl w:val="0"/>
          <w:numId w:val="0"/>
        </w:numPr>
        <w:ind w:left="851" w:hanging="851"/>
        <w:rPr>
          <w:rFonts w:ascii="Arial" w:hAnsi="Arial" w:cs="Arial"/>
          <w:b/>
        </w:rPr>
      </w:pPr>
      <w:r w:rsidRPr="00D0703E">
        <w:rPr>
          <w:rFonts w:ascii="Arial" w:hAnsi="Arial" w:cs="Arial"/>
          <w:b/>
        </w:rPr>
        <w:t>22.16</w:t>
      </w:r>
      <w:r w:rsidRPr="00D0703E">
        <w:rPr>
          <w:rFonts w:ascii="Arial" w:hAnsi="Arial" w:cs="Arial"/>
          <w:b/>
        </w:rPr>
        <w:tab/>
      </w:r>
      <w:r w:rsidR="00605E77" w:rsidRPr="00D0703E">
        <w:rPr>
          <w:rFonts w:ascii="Arial" w:hAnsi="Arial" w:cs="Arial"/>
          <w:b/>
        </w:rPr>
        <w:t>Survival of rights, duties and obligations</w:t>
      </w:r>
    </w:p>
    <w:p w14:paraId="571A8B8A" w14:textId="493D57D0" w:rsidR="00605E77" w:rsidRPr="00D0703E" w:rsidRDefault="00605E77" w:rsidP="00FB3217">
      <w:pPr>
        <w:pStyle w:val="BowLevel2HeadingAltA"/>
        <w:keepNext/>
        <w:numPr>
          <w:ilvl w:val="0"/>
          <w:numId w:val="0"/>
        </w:numPr>
        <w:ind w:left="851"/>
        <w:rPr>
          <w:rFonts w:ascii="Arial" w:hAnsi="Arial" w:cs="Arial"/>
        </w:rPr>
      </w:pPr>
      <w:r w:rsidRPr="00D0703E">
        <w:rPr>
          <w:rFonts w:ascii="Arial" w:hAnsi="Arial" w:cs="Arial"/>
        </w:rPr>
        <w:t xml:space="preserve">Termination or expiry of this </w:t>
      </w:r>
      <w:r w:rsidR="00B8717E" w:rsidRPr="00D0703E">
        <w:rPr>
          <w:rFonts w:ascii="Arial" w:hAnsi="Arial" w:cs="Arial"/>
        </w:rPr>
        <w:t xml:space="preserve">Master Supply </w:t>
      </w:r>
      <w:r w:rsidRPr="00D0703E">
        <w:rPr>
          <w:rFonts w:ascii="Arial" w:hAnsi="Arial" w:cs="Arial"/>
        </w:rPr>
        <w:t>Agreement</w:t>
      </w:r>
      <w:r w:rsidR="00D41DAB" w:rsidRPr="00D0703E">
        <w:rPr>
          <w:rFonts w:ascii="Arial" w:hAnsi="Arial" w:cs="Arial"/>
        </w:rPr>
        <w:t xml:space="preserve"> or any Commercial Terms Schedule</w:t>
      </w:r>
      <w:r w:rsidRPr="00D0703E">
        <w:rPr>
          <w:rFonts w:ascii="Arial" w:hAnsi="Arial" w:cs="Arial"/>
        </w:rPr>
        <w:t xml:space="preserve"> for any cause does not release any Party from any liability which at the time of termination or expiry has already accrued to such Party or which thereafter may accrue in respect of any act or omission prior</w:t>
      </w:r>
      <w:r w:rsidR="00B8717E" w:rsidRPr="00D0703E">
        <w:rPr>
          <w:rFonts w:ascii="Arial" w:hAnsi="Arial" w:cs="Arial"/>
        </w:rPr>
        <w:t xml:space="preserve"> to such termination or expiry. </w:t>
      </w:r>
    </w:p>
    <w:p w14:paraId="05744D18" w14:textId="184B1E9C" w:rsidR="0039517B" w:rsidRPr="00D0703E" w:rsidRDefault="00550A72" w:rsidP="00550A72">
      <w:pPr>
        <w:pStyle w:val="BowLevel2HeadingAltA"/>
        <w:numPr>
          <w:ilvl w:val="0"/>
          <w:numId w:val="0"/>
        </w:numPr>
        <w:ind w:left="851" w:hanging="851"/>
        <w:rPr>
          <w:rFonts w:ascii="Arial" w:hAnsi="Arial" w:cs="Arial"/>
          <w:b/>
        </w:rPr>
      </w:pPr>
      <w:r w:rsidRPr="00D0703E">
        <w:rPr>
          <w:rFonts w:ascii="Arial" w:hAnsi="Arial" w:cs="Arial"/>
          <w:b/>
        </w:rPr>
        <w:t>22.17</w:t>
      </w:r>
      <w:r w:rsidRPr="00D0703E">
        <w:rPr>
          <w:rFonts w:ascii="Arial" w:hAnsi="Arial" w:cs="Arial"/>
          <w:b/>
        </w:rPr>
        <w:tab/>
      </w:r>
      <w:r w:rsidR="0039517B" w:rsidRPr="00D0703E">
        <w:rPr>
          <w:rFonts w:ascii="Arial" w:hAnsi="Arial" w:cs="Arial"/>
          <w:b/>
        </w:rPr>
        <w:t>Subcontracting</w:t>
      </w:r>
    </w:p>
    <w:p w14:paraId="7C82CE81" w14:textId="37035E57" w:rsidR="003D4C81" w:rsidRPr="00D0703E" w:rsidRDefault="0039517B" w:rsidP="00464E5A">
      <w:pPr>
        <w:pStyle w:val="BowLevel2HeadingAltA"/>
        <w:numPr>
          <w:ilvl w:val="0"/>
          <w:numId w:val="0"/>
        </w:numPr>
        <w:ind w:left="851"/>
        <w:rPr>
          <w:rFonts w:ascii="Arial" w:hAnsi="Arial" w:cs="Arial"/>
        </w:rPr>
      </w:pPr>
      <w:r w:rsidRPr="00D0703E">
        <w:rPr>
          <w:rFonts w:ascii="Arial" w:hAnsi="Arial" w:cs="Arial"/>
        </w:rPr>
        <w:t xml:space="preserve">The Supplier shall not be entitled to subcontract its obligations to supply the </w:t>
      </w:r>
      <w:r w:rsidR="00E73A78" w:rsidRPr="00D0703E">
        <w:rPr>
          <w:rFonts w:ascii="Arial" w:hAnsi="Arial" w:cs="Arial"/>
        </w:rPr>
        <w:t>Ingredients</w:t>
      </w:r>
      <w:r w:rsidRPr="00D0703E">
        <w:rPr>
          <w:rFonts w:ascii="Arial" w:hAnsi="Arial" w:cs="Arial"/>
        </w:rPr>
        <w:t xml:space="preserve"> to </w:t>
      </w:r>
      <w:r w:rsidR="007B606C" w:rsidRPr="00D0703E">
        <w:rPr>
          <w:rFonts w:ascii="Arial" w:hAnsi="Arial" w:cs="Arial"/>
        </w:rPr>
        <w:t>Tiger</w:t>
      </w:r>
      <w:r w:rsidRPr="00D0703E">
        <w:rPr>
          <w:rFonts w:ascii="Arial" w:hAnsi="Arial" w:cs="Arial"/>
        </w:rPr>
        <w:t xml:space="preserve"> under th</w:t>
      </w:r>
      <w:r w:rsidR="00371D42" w:rsidRPr="00D0703E">
        <w:rPr>
          <w:rFonts w:ascii="Arial" w:hAnsi="Arial" w:cs="Arial"/>
        </w:rPr>
        <w:t>e</w:t>
      </w:r>
      <w:r w:rsidRPr="00D0703E">
        <w:rPr>
          <w:rFonts w:ascii="Arial" w:hAnsi="Arial" w:cs="Arial"/>
        </w:rPr>
        <w:t xml:space="preserve"> Agreement to any third party without first having obtained the express prior writt</w:t>
      </w:r>
      <w:r w:rsidR="00105A7A" w:rsidRPr="00D0703E">
        <w:rPr>
          <w:rFonts w:ascii="Arial" w:hAnsi="Arial" w:cs="Arial"/>
        </w:rPr>
        <w:t xml:space="preserve">en consent of </w:t>
      </w:r>
      <w:r w:rsidR="007B606C" w:rsidRPr="00D0703E">
        <w:rPr>
          <w:rFonts w:ascii="Arial" w:hAnsi="Arial" w:cs="Arial"/>
        </w:rPr>
        <w:t>Tiger</w:t>
      </w:r>
      <w:r w:rsidR="00105A7A" w:rsidRPr="00D0703E">
        <w:rPr>
          <w:rFonts w:ascii="Arial" w:hAnsi="Arial" w:cs="Arial"/>
        </w:rPr>
        <w:t xml:space="preserve"> for</w:t>
      </w:r>
      <w:r w:rsidRPr="00D0703E">
        <w:rPr>
          <w:rFonts w:ascii="Arial" w:hAnsi="Arial" w:cs="Arial"/>
        </w:rPr>
        <w:t xml:space="preserve"> that specific instance of subcontracting, which consent </w:t>
      </w:r>
      <w:r w:rsidR="007B606C" w:rsidRPr="00D0703E">
        <w:rPr>
          <w:rFonts w:ascii="Arial" w:hAnsi="Arial" w:cs="Arial"/>
        </w:rPr>
        <w:t>Tiger</w:t>
      </w:r>
      <w:r w:rsidRPr="00D0703E">
        <w:rPr>
          <w:rFonts w:ascii="Arial" w:hAnsi="Arial" w:cs="Arial"/>
        </w:rPr>
        <w:t xml:space="preserve"> shall be entitled to provide at its sole discretion. The use of a subcontractor by the Supplier (whether or not properly approved by </w:t>
      </w:r>
      <w:r w:rsidR="007B606C" w:rsidRPr="00D0703E">
        <w:rPr>
          <w:rFonts w:ascii="Arial" w:hAnsi="Arial" w:cs="Arial"/>
        </w:rPr>
        <w:t>Tiger</w:t>
      </w:r>
      <w:r w:rsidRPr="00D0703E">
        <w:rPr>
          <w:rFonts w:ascii="Arial" w:hAnsi="Arial" w:cs="Arial"/>
        </w:rPr>
        <w:t>) shall not relieve the Supplier from any liability or obligation under th</w:t>
      </w:r>
      <w:r w:rsidR="00B8717E" w:rsidRPr="00D0703E">
        <w:rPr>
          <w:rFonts w:ascii="Arial" w:hAnsi="Arial" w:cs="Arial"/>
        </w:rPr>
        <w:t>e</w:t>
      </w:r>
      <w:r w:rsidRPr="00D0703E">
        <w:rPr>
          <w:rFonts w:ascii="Arial" w:hAnsi="Arial" w:cs="Arial"/>
        </w:rPr>
        <w:t xml:space="preserve"> Agreement. The terms of th</w:t>
      </w:r>
      <w:r w:rsidR="00371D42" w:rsidRPr="00D0703E">
        <w:rPr>
          <w:rFonts w:ascii="Arial" w:hAnsi="Arial" w:cs="Arial"/>
        </w:rPr>
        <w:t xml:space="preserve">e </w:t>
      </w:r>
      <w:r w:rsidRPr="00D0703E">
        <w:rPr>
          <w:rFonts w:ascii="Arial" w:hAnsi="Arial" w:cs="Arial"/>
        </w:rPr>
        <w:t xml:space="preserve">Agreement regarding the Supplier’s performance and personnel shall likewise apply to any subcontractor’s work to be performed, as if such performance and personnel were the performance and personnel of the Supplier. Without derogating from the foregoing, the Supplier shall only contract with subcontractors in a manner consistent with </w:t>
      </w:r>
      <w:r w:rsidR="007B606C" w:rsidRPr="00D0703E">
        <w:rPr>
          <w:rFonts w:ascii="Arial" w:hAnsi="Arial" w:cs="Arial"/>
        </w:rPr>
        <w:t>Tiger</w:t>
      </w:r>
      <w:r w:rsidRPr="00D0703E">
        <w:rPr>
          <w:rFonts w:ascii="Arial" w:hAnsi="Arial" w:cs="Arial"/>
        </w:rPr>
        <w:t>’s rights under th</w:t>
      </w:r>
      <w:r w:rsidR="00371D42" w:rsidRPr="00D0703E">
        <w:rPr>
          <w:rFonts w:ascii="Arial" w:hAnsi="Arial" w:cs="Arial"/>
        </w:rPr>
        <w:t>e</w:t>
      </w:r>
      <w:r w:rsidRPr="00D0703E">
        <w:rPr>
          <w:rFonts w:ascii="Arial" w:hAnsi="Arial" w:cs="Arial"/>
        </w:rPr>
        <w:t xml:space="preserve"> Agreement.</w:t>
      </w:r>
    </w:p>
    <w:p w14:paraId="30682458" w14:textId="5EE0CF30" w:rsidR="00605E77" w:rsidRPr="00D0703E" w:rsidRDefault="00550A72" w:rsidP="00550A72">
      <w:pPr>
        <w:pStyle w:val="BowLevel2HeadingAltA"/>
        <w:numPr>
          <w:ilvl w:val="0"/>
          <w:numId w:val="0"/>
        </w:numPr>
        <w:ind w:left="851" w:hanging="851"/>
        <w:rPr>
          <w:rFonts w:ascii="Arial" w:hAnsi="Arial" w:cs="Arial"/>
          <w:b/>
        </w:rPr>
      </w:pPr>
      <w:r w:rsidRPr="00D0703E">
        <w:rPr>
          <w:rFonts w:ascii="Arial" w:hAnsi="Arial" w:cs="Arial"/>
          <w:b/>
        </w:rPr>
        <w:t>22.18</w:t>
      </w:r>
      <w:r w:rsidRPr="00D0703E">
        <w:rPr>
          <w:rFonts w:ascii="Arial" w:hAnsi="Arial" w:cs="Arial"/>
          <w:b/>
        </w:rPr>
        <w:tab/>
      </w:r>
      <w:r w:rsidR="00605E77" w:rsidRPr="00D0703E">
        <w:rPr>
          <w:rFonts w:ascii="Arial" w:hAnsi="Arial" w:cs="Arial"/>
          <w:b/>
        </w:rPr>
        <w:t>Variations</w:t>
      </w:r>
    </w:p>
    <w:p w14:paraId="26471D6F" w14:textId="700C052F" w:rsidR="00605E77" w:rsidRPr="00D0703E" w:rsidRDefault="00550A72" w:rsidP="001B5959">
      <w:pPr>
        <w:pStyle w:val="BowLevel3HeadingAltZ"/>
        <w:numPr>
          <w:ilvl w:val="0"/>
          <w:numId w:val="0"/>
        </w:numPr>
        <w:ind w:left="2160" w:hanging="1026"/>
        <w:rPr>
          <w:rFonts w:ascii="Arial" w:hAnsi="Arial" w:cs="Arial"/>
        </w:rPr>
      </w:pPr>
      <w:bookmarkStart w:id="156" w:name="_Ref504389354"/>
      <w:r w:rsidRPr="00D0703E">
        <w:rPr>
          <w:rFonts w:ascii="Arial" w:hAnsi="Arial" w:cs="Arial"/>
        </w:rPr>
        <w:t>22.18.1</w:t>
      </w:r>
      <w:r w:rsidRPr="00D0703E">
        <w:rPr>
          <w:rFonts w:ascii="Arial" w:hAnsi="Arial" w:cs="Arial"/>
        </w:rPr>
        <w:tab/>
      </w:r>
      <w:r w:rsidR="00605E77" w:rsidRPr="00D0703E">
        <w:rPr>
          <w:rFonts w:ascii="Arial" w:hAnsi="Arial" w:cs="Arial"/>
        </w:rPr>
        <w:t>No agreement to vary, add to or cancel th</w:t>
      </w:r>
      <w:r w:rsidR="00371D42" w:rsidRPr="00D0703E">
        <w:rPr>
          <w:rFonts w:ascii="Arial" w:hAnsi="Arial" w:cs="Arial"/>
        </w:rPr>
        <w:t>e</w:t>
      </w:r>
      <w:r w:rsidR="00605E77" w:rsidRPr="00D0703E">
        <w:rPr>
          <w:rFonts w:ascii="Arial" w:hAnsi="Arial" w:cs="Arial"/>
        </w:rPr>
        <w:t xml:space="preserve"> Agreement shall be of any force or effect unless recorded in writing and signed</w:t>
      </w:r>
      <w:r w:rsidR="00822326" w:rsidRPr="00D0703E">
        <w:rPr>
          <w:rFonts w:ascii="Arial" w:hAnsi="Arial" w:cs="Arial"/>
        </w:rPr>
        <w:t>, by hand,</w:t>
      </w:r>
      <w:r w:rsidR="00605E77" w:rsidRPr="00D0703E">
        <w:rPr>
          <w:rFonts w:ascii="Arial" w:hAnsi="Arial" w:cs="Arial"/>
        </w:rPr>
        <w:t xml:space="preserve"> by or on behalf of the Parties.</w:t>
      </w:r>
      <w:bookmarkEnd w:id="156"/>
    </w:p>
    <w:p w14:paraId="11410085" w14:textId="79B0C9A2" w:rsidR="00E01D0B" w:rsidRPr="00D0703E" w:rsidRDefault="001B5959" w:rsidP="001B5959">
      <w:pPr>
        <w:pStyle w:val="BowLevel3HeadingAltZ"/>
        <w:numPr>
          <w:ilvl w:val="0"/>
          <w:numId w:val="0"/>
        </w:numPr>
        <w:ind w:left="2160" w:hanging="1026"/>
        <w:rPr>
          <w:rFonts w:ascii="Arial" w:hAnsi="Arial" w:cs="Arial"/>
        </w:rPr>
      </w:pPr>
      <w:r w:rsidRPr="00D0703E">
        <w:rPr>
          <w:rFonts w:ascii="Arial" w:hAnsi="Arial" w:cs="Arial"/>
        </w:rPr>
        <w:t>22.18.2</w:t>
      </w:r>
      <w:r w:rsidRPr="00D0703E">
        <w:rPr>
          <w:rFonts w:ascii="Arial" w:hAnsi="Arial" w:cs="Arial"/>
        </w:rPr>
        <w:tab/>
      </w:r>
      <w:r w:rsidR="00E01D0B" w:rsidRPr="00D0703E">
        <w:rPr>
          <w:rFonts w:ascii="Arial" w:hAnsi="Arial" w:cs="Arial"/>
        </w:rPr>
        <w:t xml:space="preserve">Without derogating from clause </w:t>
      </w:r>
      <w:r w:rsidR="00E01D0B" w:rsidRPr="00D0703E">
        <w:rPr>
          <w:rFonts w:ascii="Arial" w:hAnsi="Arial" w:cs="Arial"/>
        </w:rPr>
        <w:fldChar w:fldCharType="begin"/>
      </w:r>
      <w:r w:rsidR="00E01D0B" w:rsidRPr="00D0703E">
        <w:rPr>
          <w:rFonts w:ascii="Arial" w:hAnsi="Arial" w:cs="Arial"/>
        </w:rPr>
        <w:instrText xml:space="preserve"> REF _Ref504389354 \r \h </w:instrText>
      </w:r>
      <w:r w:rsidR="004F2EB0" w:rsidRPr="00D0703E">
        <w:rPr>
          <w:rFonts w:ascii="Arial" w:hAnsi="Arial" w:cs="Arial"/>
        </w:rPr>
        <w:instrText xml:space="preserve"> \* MERGEFORMAT </w:instrText>
      </w:r>
      <w:r w:rsidR="00E01D0B" w:rsidRPr="00D0703E">
        <w:rPr>
          <w:rFonts w:ascii="Arial" w:hAnsi="Arial" w:cs="Arial"/>
        </w:rPr>
      </w:r>
      <w:r w:rsidR="00E01D0B" w:rsidRPr="00D0703E">
        <w:rPr>
          <w:rFonts w:ascii="Arial" w:hAnsi="Arial" w:cs="Arial"/>
        </w:rPr>
        <w:fldChar w:fldCharType="separate"/>
      </w:r>
      <w:r w:rsidR="007268D1">
        <w:rPr>
          <w:rFonts w:ascii="Arial" w:hAnsi="Arial" w:cs="Arial"/>
        </w:rPr>
        <w:t>0</w:t>
      </w:r>
      <w:r w:rsidR="00E01D0B" w:rsidRPr="00D0703E">
        <w:rPr>
          <w:rFonts w:ascii="Arial" w:hAnsi="Arial" w:cs="Arial"/>
        </w:rPr>
        <w:fldChar w:fldCharType="end"/>
      </w:r>
      <w:r w:rsidR="00E01D0B" w:rsidRPr="00D0703E">
        <w:rPr>
          <w:rFonts w:ascii="Arial" w:hAnsi="Arial" w:cs="Arial"/>
        </w:rPr>
        <w:t xml:space="preserve">, no Supplier invoice, </w:t>
      </w:r>
      <w:r w:rsidR="00D41DAB" w:rsidRPr="00D0703E">
        <w:rPr>
          <w:rFonts w:ascii="Arial" w:hAnsi="Arial" w:cs="Arial"/>
        </w:rPr>
        <w:t xml:space="preserve">Supplier terms and conditions of sale, Supplier terms and conditions of credit, </w:t>
      </w:r>
      <w:r w:rsidR="00E01D0B" w:rsidRPr="00D0703E">
        <w:rPr>
          <w:rFonts w:ascii="Arial" w:hAnsi="Arial" w:cs="Arial"/>
        </w:rPr>
        <w:t xml:space="preserve">price list, rate schedule, bill of lading, receipt, </w:t>
      </w:r>
      <w:r w:rsidR="00E01D0B" w:rsidRPr="00D0703E">
        <w:rPr>
          <w:rFonts w:ascii="Arial" w:hAnsi="Arial" w:cs="Arial"/>
        </w:rPr>
        <w:lastRenderedPageBreak/>
        <w:t xml:space="preserve">confirmation or any other document prepared by the Supplier and/or submitted to </w:t>
      </w:r>
      <w:r w:rsidR="007B606C" w:rsidRPr="00D0703E">
        <w:rPr>
          <w:rFonts w:ascii="Arial" w:hAnsi="Arial" w:cs="Arial"/>
        </w:rPr>
        <w:t>Tiger</w:t>
      </w:r>
      <w:r w:rsidR="00E01D0B" w:rsidRPr="00D0703E">
        <w:rPr>
          <w:rFonts w:ascii="Arial" w:hAnsi="Arial" w:cs="Arial"/>
        </w:rPr>
        <w:t xml:space="preserve"> shall modify or supplement in any way th</w:t>
      </w:r>
      <w:r w:rsidR="00371D42" w:rsidRPr="00D0703E">
        <w:rPr>
          <w:rFonts w:ascii="Arial" w:hAnsi="Arial" w:cs="Arial"/>
        </w:rPr>
        <w:t>e</w:t>
      </w:r>
      <w:r w:rsidR="00E01D0B" w:rsidRPr="00D0703E">
        <w:rPr>
          <w:rFonts w:ascii="Arial" w:hAnsi="Arial" w:cs="Arial"/>
        </w:rPr>
        <w:t xml:space="preserve"> Agreement </w:t>
      </w:r>
      <w:r w:rsidR="00371D42" w:rsidRPr="00D0703E">
        <w:rPr>
          <w:rFonts w:ascii="Arial" w:hAnsi="Arial" w:cs="Arial"/>
        </w:rPr>
        <w:t xml:space="preserve">(including </w:t>
      </w:r>
      <w:r w:rsidR="00E01D0B" w:rsidRPr="00D0703E">
        <w:rPr>
          <w:rFonts w:ascii="Arial" w:hAnsi="Arial" w:cs="Arial"/>
        </w:rPr>
        <w:t xml:space="preserve">any </w:t>
      </w:r>
      <w:r w:rsidR="00B37C9D" w:rsidRPr="00D0703E">
        <w:rPr>
          <w:rFonts w:ascii="Arial" w:hAnsi="Arial" w:cs="Arial"/>
        </w:rPr>
        <w:t>Commercial Terms Schedule</w:t>
      </w:r>
      <w:r w:rsidR="00371D42" w:rsidRPr="00D0703E">
        <w:rPr>
          <w:rFonts w:ascii="Arial" w:hAnsi="Arial" w:cs="Arial"/>
        </w:rPr>
        <w:t>)</w:t>
      </w:r>
      <w:r w:rsidR="00D41DAB" w:rsidRPr="00D0703E">
        <w:rPr>
          <w:rFonts w:ascii="Arial" w:hAnsi="Arial" w:cs="Arial"/>
        </w:rPr>
        <w:t xml:space="preserve"> or be binding on </w:t>
      </w:r>
      <w:r w:rsidR="007B606C" w:rsidRPr="00D0703E">
        <w:rPr>
          <w:rFonts w:ascii="Arial" w:hAnsi="Arial" w:cs="Arial"/>
        </w:rPr>
        <w:t>Tiger</w:t>
      </w:r>
      <w:r w:rsidR="00E01D0B" w:rsidRPr="00D0703E">
        <w:rPr>
          <w:rFonts w:ascii="Arial" w:hAnsi="Arial" w:cs="Arial"/>
        </w:rPr>
        <w:t xml:space="preserve">, regardless of any provision to the contrary in such document.  </w:t>
      </w:r>
    </w:p>
    <w:p w14:paraId="05BDB5F4" w14:textId="38549052" w:rsidR="00605E77" w:rsidRPr="00D0703E" w:rsidRDefault="00670E18" w:rsidP="00670E18">
      <w:pPr>
        <w:pStyle w:val="BowLevel2HeadingAltA"/>
        <w:keepNext/>
        <w:numPr>
          <w:ilvl w:val="0"/>
          <w:numId w:val="0"/>
        </w:numPr>
        <w:ind w:left="851" w:hanging="851"/>
        <w:rPr>
          <w:rFonts w:ascii="Arial" w:hAnsi="Arial" w:cs="Arial"/>
          <w:b/>
        </w:rPr>
      </w:pPr>
      <w:r w:rsidRPr="00D0703E">
        <w:rPr>
          <w:rFonts w:ascii="Arial" w:hAnsi="Arial" w:cs="Arial"/>
          <w:b/>
        </w:rPr>
        <w:t>22.19</w:t>
      </w:r>
      <w:r w:rsidRPr="00D0703E">
        <w:rPr>
          <w:rFonts w:ascii="Arial" w:hAnsi="Arial" w:cs="Arial"/>
          <w:b/>
        </w:rPr>
        <w:tab/>
      </w:r>
      <w:r w:rsidR="00605E77" w:rsidRPr="00D0703E">
        <w:rPr>
          <w:rFonts w:ascii="Arial" w:hAnsi="Arial" w:cs="Arial"/>
          <w:b/>
        </w:rPr>
        <w:t>Waiver</w:t>
      </w:r>
    </w:p>
    <w:p w14:paraId="40B8988E" w14:textId="739C1AA6" w:rsidR="00D84263" w:rsidRPr="00D0703E" w:rsidRDefault="00605E77" w:rsidP="00C01444">
      <w:pPr>
        <w:pStyle w:val="BowLevel2HeadingAltA"/>
        <w:keepNext/>
        <w:numPr>
          <w:ilvl w:val="0"/>
          <w:numId w:val="0"/>
        </w:numPr>
        <w:ind w:left="851"/>
        <w:rPr>
          <w:rFonts w:ascii="Arial" w:hAnsi="Arial" w:cs="Arial"/>
        </w:rPr>
      </w:pPr>
      <w:r w:rsidRPr="00D0703E">
        <w:rPr>
          <w:rFonts w:ascii="Arial" w:hAnsi="Arial" w:cs="Arial"/>
        </w:rPr>
        <w:t>A waiver of any right or remedy under th</w:t>
      </w:r>
      <w:r w:rsidR="00371D42" w:rsidRPr="00D0703E">
        <w:rPr>
          <w:rFonts w:ascii="Arial" w:hAnsi="Arial" w:cs="Arial"/>
        </w:rPr>
        <w:t>e</w:t>
      </w:r>
      <w:r w:rsidRPr="00D0703E">
        <w:rPr>
          <w:rFonts w:ascii="Arial" w:hAnsi="Arial" w:cs="Arial"/>
        </w:rPr>
        <w:t xml:space="preserve"> Agreement or by law is only effective if given in writing and is not deemed a waiver of any subsequent breach or default. A failure to exercise or a delay by a signatory to th</w:t>
      </w:r>
      <w:r w:rsidR="00371D42" w:rsidRPr="00D0703E">
        <w:rPr>
          <w:rFonts w:ascii="Arial" w:hAnsi="Arial" w:cs="Arial"/>
        </w:rPr>
        <w:t xml:space="preserve">e </w:t>
      </w:r>
      <w:r w:rsidRPr="00D0703E">
        <w:rPr>
          <w:rFonts w:ascii="Arial" w:hAnsi="Arial" w:cs="Arial"/>
        </w:rPr>
        <w:t>Agreement in exercising any right or remedy provided under th</w:t>
      </w:r>
      <w:r w:rsidR="00371D42" w:rsidRPr="00D0703E">
        <w:rPr>
          <w:rFonts w:ascii="Arial" w:hAnsi="Arial" w:cs="Arial"/>
        </w:rPr>
        <w:t>e</w:t>
      </w:r>
      <w:r w:rsidRPr="00D0703E">
        <w:rPr>
          <w:rFonts w:ascii="Arial" w:hAnsi="Arial" w:cs="Arial"/>
        </w:rPr>
        <w:t xml:space="preserve"> Agreement or by law does not constitute a waiver of that or any other right or remedy, nor does it prevent or restrict any further exercise of that or any other right or remedy. </w:t>
      </w:r>
    </w:p>
    <w:p w14:paraId="230CF34F" w14:textId="77777777" w:rsidR="00C70C1A" w:rsidRPr="00D0703E" w:rsidRDefault="00C70C1A" w:rsidP="00333243">
      <w:pPr>
        <w:pStyle w:val="BowLevel2HeadingAltA"/>
        <w:keepNext/>
        <w:numPr>
          <w:ilvl w:val="0"/>
          <w:numId w:val="0"/>
        </w:numPr>
        <w:rPr>
          <w:rFonts w:ascii="Arial" w:hAnsi="Arial" w:cs="Arial"/>
        </w:rPr>
      </w:pPr>
    </w:p>
    <w:p w14:paraId="04C148A5" w14:textId="77777777" w:rsidR="00D84263" w:rsidRPr="00D0703E" w:rsidRDefault="00D84263" w:rsidP="00D84263">
      <w:pPr>
        <w:pStyle w:val="BowNormalAltN"/>
        <w:rPr>
          <w:rFonts w:ascii="Arial" w:hAnsi="Arial" w:cs="Arial"/>
        </w:rPr>
      </w:pPr>
    </w:p>
    <w:p w14:paraId="060C993E" w14:textId="00D6EF2C" w:rsidR="00D84263" w:rsidRPr="00D0703E" w:rsidRDefault="00D84263" w:rsidP="00D84263">
      <w:pPr>
        <w:rPr>
          <w:rFonts w:ascii="Arial" w:hAnsi="Arial" w:cs="Arial"/>
        </w:rPr>
      </w:pPr>
      <w:r w:rsidRPr="00D0703E">
        <w:rPr>
          <w:rFonts w:ascii="Arial" w:hAnsi="Arial" w:cs="Arial"/>
        </w:rPr>
        <w:t>SIGNED at _________________ on this the _________ day of _____________</w:t>
      </w:r>
      <w:r w:rsidR="00F1561B" w:rsidRPr="00D0703E">
        <w:rPr>
          <w:rFonts w:ascii="Arial" w:hAnsi="Arial" w:cs="Arial"/>
        </w:rPr>
        <w:t>202</w:t>
      </w:r>
      <w:r w:rsidR="00F1561B">
        <w:rPr>
          <w:rFonts w:ascii="Arial" w:hAnsi="Arial" w:cs="Arial"/>
        </w:rPr>
        <w:t>3</w:t>
      </w:r>
      <w:r w:rsidRPr="00D0703E">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1"/>
        <w:gridCol w:w="5248"/>
      </w:tblGrid>
      <w:tr w:rsidR="00D84263" w:rsidRPr="00D0703E" w14:paraId="4D63E009" w14:textId="77777777" w:rsidTr="00730D4F">
        <w:tc>
          <w:tcPr>
            <w:tcW w:w="4786" w:type="dxa"/>
          </w:tcPr>
          <w:p w14:paraId="2C5F94F3" w14:textId="77777777" w:rsidR="00D84263" w:rsidRPr="00D0703E" w:rsidRDefault="00D84263" w:rsidP="00D84263">
            <w:pPr>
              <w:pStyle w:val="BowNormalAltN"/>
              <w:spacing w:before="0" w:line="240" w:lineRule="auto"/>
              <w:rPr>
                <w:rFonts w:ascii="Arial" w:hAnsi="Arial" w:cs="Arial"/>
              </w:rPr>
            </w:pPr>
          </w:p>
        </w:tc>
        <w:tc>
          <w:tcPr>
            <w:tcW w:w="5402" w:type="dxa"/>
          </w:tcPr>
          <w:p w14:paraId="69E1F54F" w14:textId="77777777" w:rsidR="00D84263" w:rsidRPr="00D0703E" w:rsidRDefault="00D84263" w:rsidP="00D84263">
            <w:pPr>
              <w:pStyle w:val="BowNormalAltN"/>
              <w:spacing w:before="0" w:line="240" w:lineRule="auto"/>
              <w:rPr>
                <w:rFonts w:ascii="Arial" w:hAnsi="Arial" w:cs="Arial"/>
              </w:rPr>
            </w:pPr>
            <w:r w:rsidRPr="00D0703E">
              <w:rPr>
                <w:rFonts w:ascii="Arial" w:hAnsi="Arial" w:cs="Arial"/>
              </w:rPr>
              <w:t>For and on behalf of</w:t>
            </w:r>
          </w:p>
          <w:p w14:paraId="1C8CB909" w14:textId="7F6FFB76" w:rsidR="00D84263" w:rsidRPr="00D0703E" w:rsidRDefault="00730D4F" w:rsidP="00D84263">
            <w:pPr>
              <w:pStyle w:val="BowNormalAltN"/>
              <w:spacing w:before="0" w:line="240" w:lineRule="auto"/>
              <w:rPr>
                <w:rFonts w:ascii="Arial" w:hAnsi="Arial" w:cs="Arial"/>
                <w:b/>
              </w:rPr>
            </w:pPr>
            <w:r w:rsidRPr="00D0703E">
              <w:rPr>
                <w:rFonts w:ascii="Arial" w:hAnsi="Arial" w:cs="Arial"/>
                <w:b/>
              </w:rPr>
              <w:t>TIGER CONSUMER BRANDS</w:t>
            </w:r>
            <w:r w:rsidR="00D84263" w:rsidRPr="00D0703E">
              <w:rPr>
                <w:rFonts w:ascii="Arial" w:hAnsi="Arial" w:cs="Arial"/>
                <w:b/>
              </w:rPr>
              <w:t xml:space="preserve"> LIMITED</w:t>
            </w:r>
          </w:p>
          <w:p w14:paraId="5DA33FDF" w14:textId="77777777" w:rsidR="00D84263" w:rsidRPr="00D0703E" w:rsidRDefault="00D84263" w:rsidP="00D84263">
            <w:pPr>
              <w:pStyle w:val="BowNormalAltN"/>
              <w:spacing w:before="0" w:line="240" w:lineRule="auto"/>
              <w:rPr>
                <w:rFonts w:ascii="Arial" w:hAnsi="Arial" w:cs="Arial"/>
              </w:rPr>
            </w:pPr>
          </w:p>
          <w:p w14:paraId="5AD6314A" w14:textId="39E51C1C" w:rsidR="00D84263" w:rsidRPr="00D0703E" w:rsidRDefault="00D84263" w:rsidP="00D84263">
            <w:pPr>
              <w:pStyle w:val="BowNormalAltN"/>
              <w:spacing w:before="0" w:line="240" w:lineRule="auto"/>
              <w:rPr>
                <w:rFonts w:ascii="Arial" w:hAnsi="Arial" w:cs="Arial"/>
              </w:rPr>
            </w:pPr>
          </w:p>
          <w:p w14:paraId="257440DB" w14:textId="77777777" w:rsidR="00EF2CB4" w:rsidRPr="00D0703E" w:rsidRDefault="00EF2CB4" w:rsidP="00D84263">
            <w:pPr>
              <w:pStyle w:val="BowNormalAltN"/>
              <w:spacing w:before="0" w:line="240" w:lineRule="auto"/>
              <w:rPr>
                <w:rFonts w:ascii="Arial" w:hAnsi="Arial" w:cs="Arial"/>
              </w:rPr>
            </w:pPr>
          </w:p>
          <w:p w14:paraId="56B6B25A" w14:textId="77777777" w:rsidR="00EF2CB4" w:rsidRPr="00D0703E" w:rsidRDefault="00EF2CB4" w:rsidP="00D84263">
            <w:pPr>
              <w:pStyle w:val="BowNormalAltN"/>
              <w:spacing w:before="0" w:line="240" w:lineRule="auto"/>
              <w:rPr>
                <w:rFonts w:ascii="Arial" w:hAnsi="Arial" w:cs="Arial"/>
              </w:rPr>
            </w:pPr>
          </w:p>
          <w:p w14:paraId="662DD792" w14:textId="34B44BCB" w:rsidR="00D84263" w:rsidRPr="00D0703E" w:rsidRDefault="00D84263" w:rsidP="00D84263">
            <w:pPr>
              <w:pStyle w:val="BowNormalAltN"/>
              <w:spacing w:before="0" w:line="240" w:lineRule="auto"/>
              <w:rPr>
                <w:rFonts w:ascii="Arial" w:hAnsi="Arial" w:cs="Arial"/>
              </w:rPr>
            </w:pPr>
            <w:r w:rsidRPr="00D0703E">
              <w:rPr>
                <w:rFonts w:ascii="Arial" w:hAnsi="Arial" w:cs="Arial"/>
              </w:rPr>
              <w:t>____________________________</w:t>
            </w:r>
            <w:r w:rsidR="00C72005" w:rsidRPr="00D0703E">
              <w:rPr>
                <w:rFonts w:ascii="Arial" w:hAnsi="Arial" w:cs="Arial"/>
              </w:rPr>
              <w:t>______</w:t>
            </w:r>
          </w:p>
          <w:p w14:paraId="07B3E744" w14:textId="141140C8" w:rsidR="00D84263" w:rsidRPr="00D0703E" w:rsidRDefault="00D84263" w:rsidP="00D84263">
            <w:pPr>
              <w:pStyle w:val="BowNormalAltN"/>
              <w:spacing w:before="0" w:line="240" w:lineRule="auto"/>
              <w:rPr>
                <w:rFonts w:ascii="Arial" w:hAnsi="Arial" w:cs="Arial"/>
              </w:rPr>
            </w:pPr>
            <w:r w:rsidRPr="00D0703E">
              <w:rPr>
                <w:rFonts w:ascii="Arial" w:hAnsi="Arial" w:cs="Arial"/>
              </w:rPr>
              <w:t>Signatory:</w:t>
            </w:r>
            <w:r w:rsidR="00685DBE" w:rsidRPr="00D0703E">
              <w:rPr>
                <w:rFonts w:ascii="Arial" w:hAnsi="Arial" w:cs="Arial"/>
              </w:rPr>
              <w:t xml:space="preserve"> </w:t>
            </w:r>
            <w:r w:rsidR="0050283B">
              <w:rPr>
                <w:rFonts w:ascii="Arial" w:hAnsi="Arial" w:cs="Arial"/>
              </w:rPr>
              <w:t>Deepa Sita</w:t>
            </w:r>
          </w:p>
          <w:p w14:paraId="1BBBCC69" w14:textId="26E648A0" w:rsidR="00D84263" w:rsidRPr="00D0703E" w:rsidRDefault="003016C9" w:rsidP="00D84263">
            <w:pPr>
              <w:pStyle w:val="BowNormalAltN"/>
              <w:spacing w:before="0" w:line="240" w:lineRule="auto"/>
              <w:rPr>
                <w:rFonts w:ascii="Arial" w:hAnsi="Arial" w:cs="Arial"/>
              </w:rPr>
            </w:pPr>
            <w:r w:rsidRPr="00D0703E">
              <w:rPr>
                <w:rFonts w:ascii="Arial" w:hAnsi="Arial" w:cs="Arial"/>
              </w:rPr>
              <w:t xml:space="preserve">Capacity: Chief </w:t>
            </w:r>
            <w:r w:rsidR="0050283B">
              <w:rPr>
                <w:rFonts w:ascii="Arial" w:hAnsi="Arial" w:cs="Arial"/>
              </w:rPr>
              <w:t>Finance</w:t>
            </w:r>
            <w:r w:rsidRPr="00D0703E">
              <w:rPr>
                <w:rFonts w:ascii="Arial" w:hAnsi="Arial" w:cs="Arial"/>
              </w:rPr>
              <w:t xml:space="preserve"> Officer</w:t>
            </w:r>
          </w:p>
          <w:p w14:paraId="0E9D8E2C" w14:textId="2C37ED2D" w:rsidR="00D84263" w:rsidRPr="00D0703E" w:rsidRDefault="00D84263" w:rsidP="00D84263">
            <w:pPr>
              <w:pStyle w:val="BowNormalAltN"/>
              <w:spacing w:before="0" w:line="240" w:lineRule="auto"/>
              <w:rPr>
                <w:rFonts w:ascii="Arial" w:hAnsi="Arial" w:cs="Arial"/>
              </w:rPr>
            </w:pPr>
            <w:r w:rsidRPr="00D0703E">
              <w:rPr>
                <w:rFonts w:ascii="Arial" w:hAnsi="Arial" w:cs="Arial"/>
              </w:rPr>
              <w:t xml:space="preserve">Who warrants </w:t>
            </w:r>
            <w:r w:rsidR="0050283B">
              <w:rPr>
                <w:rFonts w:ascii="Arial" w:hAnsi="Arial" w:cs="Arial"/>
              </w:rPr>
              <w:t>her</w:t>
            </w:r>
            <w:r w:rsidRPr="00D0703E">
              <w:rPr>
                <w:rFonts w:ascii="Arial" w:hAnsi="Arial" w:cs="Arial"/>
              </w:rPr>
              <w:t xml:space="preserve"> authority hereto</w:t>
            </w:r>
          </w:p>
        </w:tc>
      </w:tr>
    </w:tbl>
    <w:p w14:paraId="0B96A000" w14:textId="77777777" w:rsidR="00274FFE" w:rsidRPr="00D0703E" w:rsidRDefault="00274FFE" w:rsidP="00D84263">
      <w:pPr>
        <w:pStyle w:val="BowIndentAlt"/>
        <w:rPr>
          <w:rFonts w:ascii="Arial" w:hAnsi="Arial" w:cs="Arial"/>
        </w:rPr>
      </w:pPr>
    </w:p>
    <w:p w14:paraId="2C84D49A" w14:textId="6E24DC32" w:rsidR="00D84263" w:rsidRPr="00D0703E" w:rsidRDefault="00D84263" w:rsidP="00D84263">
      <w:pPr>
        <w:pStyle w:val="BowIndentAlt"/>
        <w:rPr>
          <w:rFonts w:ascii="Arial" w:hAnsi="Arial" w:cs="Arial"/>
        </w:rPr>
      </w:pPr>
    </w:p>
    <w:p w14:paraId="172068F2" w14:textId="23DB58AD" w:rsidR="00C01444" w:rsidRDefault="00C01444" w:rsidP="00D84263">
      <w:pPr>
        <w:pStyle w:val="BowIndentAlt"/>
        <w:rPr>
          <w:rFonts w:ascii="Arial" w:hAnsi="Arial" w:cs="Arial"/>
        </w:rPr>
      </w:pPr>
    </w:p>
    <w:p w14:paraId="30E59D92" w14:textId="4B365EF5" w:rsidR="0071504C" w:rsidRDefault="0071504C" w:rsidP="00D84263">
      <w:pPr>
        <w:pStyle w:val="BowIndentAlt"/>
        <w:rPr>
          <w:rFonts w:ascii="Arial" w:hAnsi="Arial" w:cs="Arial"/>
        </w:rPr>
      </w:pPr>
    </w:p>
    <w:p w14:paraId="7FE5B890" w14:textId="35B5E4C4" w:rsidR="0071504C" w:rsidRDefault="0071504C" w:rsidP="00D84263">
      <w:pPr>
        <w:pStyle w:val="BowIndentAlt"/>
        <w:rPr>
          <w:rFonts w:ascii="Arial" w:hAnsi="Arial" w:cs="Arial"/>
        </w:rPr>
      </w:pPr>
    </w:p>
    <w:p w14:paraId="1E15F84A" w14:textId="77777777" w:rsidR="0071504C" w:rsidRPr="00D0703E" w:rsidRDefault="0071504C" w:rsidP="00D84263">
      <w:pPr>
        <w:pStyle w:val="BowIndentAlt"/>
        <w:rPr>
          <w:rFonts w:ascii="Arial" w:hAnsi="Arial" w:cs="Arial"/>
        </w:rPr>
      </w:pPr>
    </w:p>
    <w:p w14:paraId="7EDCDF0C" w14:textId="1341FEC5" w:rsidR="00D84263" w:rsidRPr="00D0703E" w:rsidRDefault="00D84263" w:rsidP="00D84263">
      <w:pPr>
        <w:rPr>
          <w:rFonts w:ascii="Arial" w:hAnsi="Arial" w:cs="Arial"/>
        </w:rPr>
      </w:pPr>
      <w:r w:rsidRPr="00D0703E">
        <w:rPr>
          <w:rFonts w:ascii="Arial" w:hAnsi="Arial" w:cs="Arial"/>
        </w:rPr>
        <w:t>SIGNED at _________________ on this the _________ day of _____________</w:t>
      </w:r>
      <w:r w:rsidR="00F1561B" w:rsidRPr="00D0703E">
        <w:rPr>
          <w:rFonts w:ascii="Arial" w:hAnsi="Arial" w:cs="Arial"/>
        </w:rPr>
        <w:t>202</w:t>
      </w:r>
      <w:r w:rsidR="00F1561B">
        <w:rPr>
          <w:rFonts w:ascii="Arial" w:hAnsi="Arial" w:cs="Arial"/>
        </w:rPr>
        <w:t>3</w:t>
      </w:r>
      <w:r w:rsidRPr="00D0703E">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8"/>
        <w:gridCol w:w="5261"/>
      </w:tblGrid>
      <w:tr w:rsidR="00D84263" w:rsidRPr="00D0703E" w14:paraId="600702AA" w14:textId="77777777" w:rsidTr="00730D4F">
        <w:tc>
          <w:tcPr>
            <w:tcW w:w="4786" w:type="dxa"/>
          </w:tcPr>
          <w:p w14:paraId="7A65DE05" w14:textId="77777777" w:rsidR="00D84263" w:rsidRPr="00D0703E" w:rsidRDefault="00D84263" w:rsidP="00730D4F">
            <w:pPr>
              <w:pStyle w:val="BowNormalAltN"/>
              <w:spacing w:before="0" w:line="240" w:lineRule="auto"/>
              <w:rPr>
                <w:rFonts w:ascii="Arial" w:hAnsi="Arial" w:cs="Arial"/>
              </w:rPr>
            </w:pPr>
          </w:p>
        </w:tc>
        <w:tc>
          <w:tcPr>
            <w:tcW w:w="5402" w:type="dxa"/>
          </w:tcPr>
          <w:p w14:paraId="31036007" w14:textId="77777777" w:rsidR="00D84263" w:rsidRPr="00D0703E" w:rsidRDefault="00D84263" w:rsidP="00730D4F">
            <w:pPr>
              <w:pStyle w:val="BowNormalAltN"/>
              <w:spacing w:before="0" w:line="240" w:lineRule="auto"/>
              <w:rPr>
                <w:rFonts w:ascii="Arial" w:hAnsi="Arial" w:cs="Arial"/>
              </w:rPr>
            </w:pPr>
            <w:r w:rsidRPr="00D0703E">
              <w:rPr>
                <w:rFonts w:ascii="Arial" w:hAnsi="Arial" w:cs="Arial"/>
              </w:rPr>
              <w:t>For and on behalf of</w:t>
            </w:r>
          </w:p>
          <w:p w14:paraId="6987A9E8" w14:textId="5D362F37" w:rsidR="00D84263" w:rsidRPr="00D0703E" w:rsidRDefault="00EF2CB4" w:rsidP="00730D4F">
            <w:pPr>
              <w:pStyle w:val="BowNormalAltN"/>
              <w:spacing w:before="0" w:line="240" w:lineRule="auto"/>
              <w:rPr>
                <w:rFonts w:ascii="Arial" w:hAnsi="Arial" w:cs="Arial"/>
                <w:b/>
              </w:rPr>
            </w:pPr>
            <w:r w:rsidRPr="00D0703E">
              <w:rPr>
                <w:rFonts w:ascii="Arial" w:hAnsi="Arial" w:cs="Arial"/>
                <w:b/>
              </w:rPr>
              <w:t xml:space="preserve">CHIPKINS PURATOS PROPRIETARY LIMITED </w:t>
            </w:r>
          </w:p>
          <w:p w14:paraId="148E206C" w14:textId="77777777" w:rsidR="00D84263" w:rsidRPr="00D0703E" w:rsidRDefault="00D84263" w:rsidP="00730D4F">
            <w:pPr>
              <w:pStyle w:val="BowNormalAltN"/>
              <w:spacing w:before="0" w:line="240" w:lineRule="auto"/>
              <w:rPr>
                <w:rFonts w:ascii="Arial" w:hAnsi="Arial" w:cs="Arial"/>
              </w:rPr>
            </w:pPr>
          </w:p>
          <w:p w14:paraId="2B7E7B5E" w14:textId="3EDF621D" w:rsidR="00D84263" w:rsidRPr="00D0703E" w:rsidRDefault="00D84263" w:rsidP="00730D4F">
            <w:pPr>
              <w:pStyle w:val="BowNormalAltN"/>
              <w:spacing w:before="0" w:line="240" w:lineRule="auto"/>
              <w:rPr>
                <w:rFonts w:ascii="Arial" w:hAnsi="Arial" w:cs="Arial"/>
              </w:rPr>
            </w:pPr>
          </w:p>
          <w:p w14:paraId="1AC3B599" w14:textId="611A77DC" w:rsidR="002B705F" w:rsidRPr="00D0703E" w:rsidRDefault="002B705F" w:rsidP="00730D4F">
            <w:pPr>
              <w:pStyle w:val="BowNormalAltN"/>
              <w:spacing w:before="0" w:line="240" w:lineRule="auto"/>
              <w:rPr>
                <w:rFonts w:ascii="Arial" w:hAnsi="Arial" w:cs="Arial"/>
              </w:rPr>
            </w:pPr>
          </w:p>
          <w:p w14:paraId="4F75257D" w14:textId="77777777" w:rsidR="002B705F" w:rsidRPr="00D0703E" w:rsidRDefault="002B705F" w:rsidP="00730D4F">
            <w:pPr>
              <w:pStyle w:val="BowNormalAltN"/>
              <w:spacing w:before="0" w:line="240" w:lineRule="auto"/>
              <w:rPr>
                <w:rFonts w:ascii="Arial" w:hAnsi="Arial" w:cs="Arial"/>
              </w:rPr>
            </w:pPr>
          </w:p>
          <w:p w14:paraId="2E4F9E77" w14:textId="6EF0402D" w:rsidR="00D84263" w:rsidRPr="00D0703E" w:rsidRDefault="00D84263" w:rsidP="00730D4F">
            <w:pPr>
              <w:pStyle w:val="BowNormalAltN"/>
              <w:spacing w:before="0" w:line="240" w:lineRule="auto"/>
              <w:rPr>
                <w:rFonts w:ascii="Arial" w:hAnsi="Arial" w:cs="Arial"/>
              </w:rPr>
            </w:pPr>
            <w:r w:rsidRPr="00D0703E">
              <w:rPr>
                <w:rFonts w:ascii="Arial" w:hAnsi="Arial" w:cs="Arial"/>
              </w:rPr>
              <w:t>____________________________</w:t>
            </w:r>
            <w:r w:rsidR="00C72005" w:rsidRPr="00D0703E">
              <w:rPr>
                <w:rFonts w:ascii="Arial" w:hAnsi="Arial" w:cs="Arial"/>
              </w:rPr>
              <w:t>________</w:t>
            </w:r>
          </w:p>
          <w:p w14:paraId="3F7F027D" w14:textId="7285524F" w:rsidR="00D84263" w:rsidRPr="00D0703E" w:rsidRDefault="00D84263" w:rsidP="00730D4F">
            <w:pPr>
              <w:pStyle w:val="BowNormalAltN"/>
              <w:spacing w:before="0" w:line="240" w:lineRule="auto"/>
              <w:rPr>
                <w:rFonts w:ascii="Arial" w:hAnsi="Arial" w:cs="Arial"/>
              </w:rPr>
            </w:pPr>
            <w:r w:rsidRPr="00D0703E">
              <w:rPr>
                <w:rFonts w:ascii="Arial" w:hAnsi="Arial" w:cs="Arial"/>
              </w:rPr>
              <w:t>Signatory:</w:t>
            </w:r>
            <w:r w:rsidR="00FC7DF6" w:rsidRPr="00D0703E">
              <w:rPr>
                <w:rFonts w:ascii="Arial" w:hAnsi="Arial" w:cs="Arial"/>
              </w:rPr>
              <w:t xml:space="preserve"> </w:t>
            </w:r>
            <w:r w:rsidR="00A13F9E" w:rsidRPr="00D0703E">
              <w:rPr>
                <w:rFonts w:ascii="Arial" w:hAnsi="Arial" w:cs="Arial"/>
              </w:rPr>
              <w:t>Lowell Harkoo</w:t>
            </w:r>
          </w:p>
          <w:p w14:paraId="068F454A" w14:textId="69529E51" w:rsidR="00D84263" w:rsidRPr="00D0703E" w:rsidRDefault="00D84263" w:rsidP="00730D4F">
            <w:pPr>
              <w:pStyle w:val="BowNormalAltN"/>
              <w:spacing w:before="0" w:line="240" w:lineRule="auto"/>
              <w:rPr>
                <w:rFonts w:ascii="Arial" w:hAnsi="Arial" w:cs="Arial"/>
              </w:rPr>
            </w:pPr>
            <w:r w:rsidRPr="00D0703E">
              <w:rPr>
                <w:rFonts w:ascii="Arial" w:hAnsi="Arial" w:cs="Arial"/>
              </w:rPr>
              <w:t>Capacity:</w:t>
            </w:r>
            <w:r w:rsidR="003F396A" w:rsidRPr="00D0703E">
              <w:rPr>
                <w:rFonts w:ascii="Arial" w:hAnsi="Arial" w:cs="Arial"/>
              </w:rPr>
              <w:t xml:space="preserve"> </w:t>
            </w:r>
            <w:r w:rsidR="00C70C1A" w:rsidRPr="00D0703E">
              <w:rPr>
                <w:rFonts w:ascii="Arial" w:hAnsi="Arial" w:cs="Arial"/>
              </w:rPr>
              <w:t xml:space="preserve">Business Development Director </w:t>
            </w:r>
          </w:p>
          <w:p w14:paraId="4161CD1F" w14:textId="77777777" w:rsidR="00D84263" w:rsidRPr="00D0703E" w:rsidRDefault="00D84263" w:rsidP="00730D4F">
            <w:pPr>
              <w:pStyle w:val="BowNormalAltN"/>
              <w:spacing w:before="0" w:line="240" w:lineRule="auto"/>
              <w:rPr>
                <w:rFonts w:ascii="Arial" w:hAnsi="Arial" w:cs="Arial"/>
              </w:rPr>
            </w:pPr>
            <w:r w:rsidRPr="00D0703E">
              <w:rPr>
                <w:rFonts w:ascii="Arial" w:hAnsi="Arial" w:cs="Arial"/>
              </w:rPr>
              <w:t>Who warrants his authority hereto</w:t>
            </w:r>
          </w:p>
        </w:tc>
      </w:tr>
    </w:tbl>
    <w:p w14:paraId="07FE1CE3" w14:textId="77777777" w:rsidR="00D84263" w:rsidRPr="00D0703E" w:rsidRDefault="00D84263" w:rsidP="00D84263">
      <w:pPr>
        <w:pStyle w:val="BowIndentAlt"/>
        <w:rPr>
          <w:rFonts w:ascii="Arial" w:hAnsi="Arial" w:cs="Arial"/>
        </w:rPr>
      </w:pPr>
    </w:p>
    <w:p w14:paraId="15C0D701" w14:textId="5C2BFBD5" w:rsidR="003016C9" w:rsidRPr="00D0703E" w:rsidRDefault="003016C9">
      <w:pPr>
        <w:rPr>
          <w:rFonts w:ascii="Arial" w:hAnsi="Arial" w:cs="Arial"/>
        </w:rPr>
      </w:pPr>
    </w:p>
    <w:p w14:paraId="1E6908E7" w14:textId="3E873652" w:rsidR="002B705F" w:rsidRPr="00D0703E" w:rsidRDefault="002B705F">
      <w:pPr>
        <w:rPr>
          <w:rFonts w:ascii="Arial" w:hAnsi="Arial" w:cs="Arial"/>
        </w:rPr>
      </w:pPr>
    </w:p>
    <w:p w14:paraId="643BCEAA" w14:textId="657438A8" w:rsidR="002B705F" w:rsidRPr="00D0703E" w:rsidRDefault="002B705F">
      <w:pPr>
        <w:rPr>
          <w:rFonts w:ascii="Arial" w:hAnsi="Arial" w:cs="Arial"/>
        </w:rPr>
      </w:pPr>
    </w:p>
    <w:p w14:paraId="03A55651" w14:textId="2E091718" w:rsidR="0059724E" w:rsidRPr="00D0703E" w:rsidRDefault="0071504C">
      <w:pPr>
        <w:rPr>
          <w:rFonts w:ascii="Arial" w:hAnsi="Arial" w:cs="Arial"/>
          <w:b/>
        </w:rPr>
      </w:pPr>
      <w:r>
        <w:rPr>
          <w:rFonts w:ascii="Arial" w:hAnsi="Arial" w:cs="Arial"/>
        </w:rPr>
        <w:br w:type="page"/>
      </w:r>
      <w:r w:rsidR="0059724E" w:rsidRPr="00D0703E">
        <w:rPr>
          <w:rFonts w:ascii="Arial" w:hAnsi="Arial" w:cs="Arial"/>
          <w:b/>
        </w:rPr>
        <w:lastRenderedPageBreak/>
        <w:t xml:space="preserve">COMMERCIAL TERMS </w:t>
      </w:r>
      <w:r w:rsidR="009905F7" w:rsidRPr="00D0703E">
        <w:rPr>
          <w:rFonts w:ascii="Arial" w:hAnsi="Arial" w:cs="Arial"/>
          <w:b/>
        </w:rPr>
        <w:t>SCHEDUL</w:t>
      </w:r>
      <w:r w:rsidR="003016C9" w:rsidRPr="00D0703E">
        <w:rPr>
          <w:rFonts w:ascii="Arial" w:hAnsi="Arial" w:cs="Arial"/>
          <w:b/>
        </w:rPr>
        <w:t>E</w:t>
      </w:r>
    </w:p>
    <w:tbl>
      <w:tblPr>
        <w:tblStyle w:val="TableGrid"/>
        <w:tblpPr w:leftFromText="180" w:rightFromText="180" w:vertAnchor="text" w:horzAnchor="margin" w:tblpY="278"/>
        <w:tblW w:w="0" w:type="auto"/>
        <w:tblLook w:val="04A0" w:firstRow="1" w:lastRow="0" w:firstColumn="1" w:lastColumn="0" w:noHBand="0" w:noVBand="1"/>
      </w:tblPr>
      <w:tblGrid>
        <w:gridCol w:w="704"/>
        <w:gridCol w:w="2126"/>
        <w:gridCol w:w="6662"/>
      </w:tblGrid>
      <w:tr w:rsidR="00321E1E" w:rsidRPr="00D0703E" w14:paraId="7F1331C1" w14:textId="77777777" w:rsidTr="00C6289B">
        <w:tc>
          <w:tcPr>
            <w:tcW w:w="704" w:type="dxa"/>
          </w:tcPr>
          <w:p w14:paraId="4FDA4CC5" w14:textId="6B16495A" w:rsidR="00321E1E" w:rsidRPr="00D0703E" w:rsidRDefault="00321E1E" w:rsidP="00321E1E">
            <w:pPr>
              <w:pStyle w:val="BowLevel1HeadingAltQ"/>
              <w:numPr>
                <w:ilvl w:val="0"/>
                <w:numId w:val="0"/>
              </w:numPr>
              <w:rPr>
                <w:rFonts w:ascii="Arial" w:hAnsi="Arial" w:cs="Arial"/>
                <w:b w:val="0"/>
              </w:rPr>
            </w:pPr>
            <w:bookmarkStart w:id="157" w:name="_Toc459625232"/>
            <w:bookmarkStart w:id="158" w:name="_Toc460323836"/>
            <w:bookmarkStart w:id="159" w:name="_Toc506215789"/>
            <w:r w:rsidRPr="00D0703E">
              <w:rPr>
                <w:rFonts w:ascii="Arial" w:hAnsi="Arial" w:cs="Arial"/>
                <w:b w:val="0"/>
                <w:caps w:val="0"/>
              </w:rPr>
              <w:br w:type="page"/>
            </w:r>
            <w:r w:rsidRPr="00D0703E">
              <w:rPr>
                <w:rFonts w:ascii="Arial" w:hAnsi="Arial" w:cs="Arial"/>
              </w:rPr>
              <w:br/>
            </w:r>
            <w:bookmarkStart w:id="160" w:name="_Toc506215790"/>
            <w:bookmarkEnd w:id="157"/>
            <w:bookmarkEnd w:id="158"/>
            <w:bookmarkEnd w:id="159"/>
          </w:p>
        </w:tc>
        <w:tc>
          <w:tcPr>
            <w:tcW w:w="2126" w:type="dxa"/>
          </w:tcPr>
          <w:p w14:paraId="04BFFB09" w14:textId="77777777" w:rsidR="00321E1E" w:rsidRPr="00D0703E" w:rsidRDefault="00321E1E" w:rsidP="00321E1E">
            <w:pPr>
              <w:pStyle w:val="BowLevel1HeadingAltQ"/>
              <w:numPr>
                <w:ilvl w:val="0"/>
                <w:numId w:val="0"/>
              </w:numPr>
              <w:spacing w:line="276" w:lineRule="auto"/>
              <w:jc w:val="left"/>
              <w:rPr>
                <w:rFonts w:ascii="Arial" w:hAnsi="Arial" w:cs="Arial"/>
              </w:rPr>
            </w:pPr>
            <w:r w:rsidRPr="00D0703E">
              <w:rPr>
                <w:rFonts w:ascii="Arial" w:hAnsi="Arial" w:cs="Arial"/>
                <w:caps w:val="0"/>
              </w:rPr>
              <w:t xml:space="preserve">Introduction </w:t>
            </w:r>
          </w:p>
        </w:tc>
        <w:tc>
          <w:tcPr>
            <w:tcW w:w="6662" w:type="dxa"/>
          </w:tcPr>
          <w:p w14:paraId="540E3719" w14:textId="7BE4D713" w:rsidR="00321E1E" w:rsidRPr="00D0703E" w:rsidRDefault="00321E1E" w:rsidP="00321E1E">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 xml:space="preserve">This Commercial Terms Schedule is entered into pursuant to, and shall be subject to, the Master Supply Agreement between Tiger Consumer Brands </w:t>
            </w:r>
            <w:r w:rsidR="00FD2C54" w:rsidRPr="00D0703E">
              <w:rPr>
                <w:rFonts w:ascii="Arial" w:hAnsi="Arial" w:cs="Arial"/>
                <w:b w:val="0"/>
                <w:caps w:val="0"/>
              </w:rPr>
              <w:t>Limited and</w:t>
            </w:r>
            <w:r w:rsidRPr="00D0703E">
              <w:rPr>
                <w:rFonts w:ascii="Arial" w:hAnsi="Arial" w:cs="Arial"/>
                <w:b w:val="0"/>
                <w:caps w:val="0"/>
              </w:rPr>
              <w:t xml:space="preserve"> </w:t>
            </w:r>
            <w:r w:rsidRPr="00D0703E">
              <w:rPr>
                <w:rFonts w:ascii="Arial" w:hAnsi="Arial" w:cs="Arial"/>
                <w:b w:val="0"/>
                <w:i/>
                <w:caps w:val="0"/>
              </w:rPr>
              <w:t xml:space="preserve">Chipkins Puratos </w:t>
            </w:r>
            <w:r w:rsidR="003016C9" w:rsidRPr="00D0703E">
              <w:rPr>
                <w:rFonts w:ascii="Arial" w:hAnsi="Arial" w:cs="Arial"/>
                <w:b w:val="0"/>
                <w:i/>
                <w:caps w:val="0"/>
              </w:rPr>
              <w:t xml:space="preserve">Proprietary </w:t>
            </w:r>
            <w:r w:rsidR="00FD2C54" w:rsidRPr="00D0703E">
              <w:rPr>
                <w:rFonts w:ascii="Arial" w:hAnsi="Arial" w:cs="Arial"/>
                <w:b w:val="0"/>
                <w:i/>
                <w:caps w:val="0"/>
              </w:rPr>
              <w:t>Limited,</w:t>
            </w:r>
            <w:r w:rsidRPr="00D0703E">
              <w:rPr>
                <w:rFonts w:ascii="Arial" w:hAnsi="Arial" w:cs="Arial"/>
                <w:b w:val="0"/>
                <w:caps w:val="0"/>
              </w:rPr>
              <w:t xml:space="preserve"> </w:t>
            </w:r>
            <w:r w:rsidR="0050283B">
              <w:rPr>
                <w:rFonts w:ascii="Arial" w:hAnsi="Arial" w:cs="Arial"/>
                <w:b w:val="0"/>
                <w:caps w:val="0"/>
              </w:rPr>
              <w:t xml:space="preserve">with </w:t>
            </w:r>
            <w:r w:rsidR="0050283B" w:rsidRPr="0050283B">
              <w:rPr>
                <w:rFonts w:ascii="Arial" w:hAnsi="Arial" w:cs="Arial"/>
                <w:b w:val="0"/>
                <w:caps w:val="0"/>
              </w:rPr>
              <w:t>effective date</w:t>
            </w:r>
            <w:r w:rsidRPr="0050283B">
              <w:rPr>
                <w:rFonts w:ascii="Arial" w:hAnsi="Arial" w:cs="Arial"/>
                <w:b w:val="0"/>
                <w:caps w:val="0"/>
              </w:rPr>
              <w:t xml:space="preserve"> </w:t>
            </w:r>
            <w:r w:rsidR="0050283B" w:rsidRPr="0050283B">
              <w:rPr>
                <w:rFonts w:ascii="Arial" w:hAnsi="Arial" w:cs="Arial"/>
                <w:b w:val="0"/>
                <w:caps w:val="0"/>
              </w:rPr>
              <w:t>1 April 2023.</w:t>
            </w:r>
            <w:r w:rsidRPr="00D0703E">
              <w:rPr>
                <w:rFonts w:ascii="Arial" w:hAnsi="Arial" w:cs="Arial"/>
                <w:b w:val="0"/>
                <w:caps w:val="0"/>
              </w:rPr>
              <w:t xml:space="preserve"> </w:t>
            </w:r>
          </w:p>
          <w:p w14:paraId="4064A814" w14:textId="77777777" w:rsidR="00321E1E" w:rsidRPr="00D0703E" w:rsidRDefault="00321E1E" w:rsidP="00321E1E">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In this Commercial Terms Schedule, unless expressly provided otherwise or the context requires otherwise, capitalised words and expressions shall have the meaning ascribed to them in the Master Supply Agreement.</w:t>
            </w:r>
          </w:p>
          <w:p w14:paraId="7090D39D" w14:textId="77777777" w:rsidR="00321E1E" w:rsidRPr="00D0703E" w:rsidRDefault="00321E1E" w:rsidP="00321E1E">
            <w:pPr>
              <w:pStyle w:val="BowLevel1HeadingAltQ"/>
              <w:numPr>
                <w:ilvl w:val="0"/>
                <w:numId w:val="0"/>
              </w:numPr>
              <w:spacing w:line="276" w:lineRule="auto"/>
              <w:rPr>
                <w:rFonts w:ascii="Arial" w:hAnsi="Arial" w:cs="Arial"/>
                <w:b w:val="0"/>
                <w:i/>
                <w:caps w:val="0"/>
              </w:rPr>
            </w:pPr>
            <w:r w:rsidRPr="00D0703E">
              <w:rPr>
                <w:rFonts w:ascii="Arial" w:hAnsi="Arial" w:cs="Arial"/>
                <w:b w:val="0"/>
                <w:caps w:val="0"/>
              </w:rPr>
              <w:t>Tiger wishes to purchase the ingredients set out in annexure A, attached to this commercial term schedule in accordance with the specifications set out in annexure B, attached to this commercial term schedule and the supplier agrees to supply tiger with the ingredients.</w:t>
            </w:r>
          </w:p>
        </w:tc>
      </w:tr>
      <w:tr w:rsidR="00321E1E" w:rsidRPr="00D0703E" w14:paraId="611E2E23" w14:textId="77777777" w:rsidTr="00C6289B">
        <w:tc>
          <w:tcPr>
            <w:tcW w:w="704" w:type="dxa"/>
          </w:tcPr>
          <w:p w14:paraId="1E68C5E8"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347D1472" w14:textId="77777777" w:rsidR="00321E1E" w:rsidRPr="00D0703E" w:rsidRDefault="00321E1E" w:rsidP="00321E1E">
            <w:pPr>
              <w:pStyle w:val="BowLevel1HeadingAltQ"/>
              <w:numPr>
                <w:ilvl w:val="0"/>
                <w:numId w:val="0"/>
              </w:numPr>
              <w:spacing w:line="276" w:lineRule="auto"/>
              <w:jc w:val="left"/>
              <w:rPr>
                <w:rFonts w:ascii="Arial" w:hAnsi="Arial" w:cs="Arial"/>
              </w:rPr>
            </w:pPr>
            <w:r w:rsidRPr="00D0703E">
              <w:rPr>
                <w:rFonts w:ascii="Arial" w:hAnsi="Arial" w:cs="Arial"/>
                <w:caps w:val="0"/>
              </w:rPr>
              <w:t>Parties</w:t>
            </w:r>
          </w:p>
        </w:tc>
        <w:tc>
          <w:tcPr>
            <w:tcW w:w="6662" w:type="dxa"/>
          </w:tcPr>
          <w:p w14:paraId="3D8637F9" w14:textId="14BB5462" w:rsidR="00321E1E" w:rsidRPr="00D0703E" w:rsidRDefault="00321E1E" w:rsidP="00321E1E">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 xml:space="preserve">Tiger </w:t>
            </w:r>
            <w:r w:rsidR="0050283B">
              <w:rPr>
                <w:rFonts w:ascii="Arial" w:hAnsi="Arial" w:cs="Arial"/>
                <w:b w:val="0"/>
                <w:caps w:val="0"/>
              </w:rPr>
              <w:t xml:space="preserve">Consumer Brands Limited </w:t>
            </w:r>
            <w:r w:rsidR="00FD2C54" w:rsidRPr="00D0703E">
              <w:rPr>
                <w:rFonts w:ascii="Arial" w:hAnsi="Arial" w:cs="Arial"/>
                <w:b w:val="0"/>
                <w:caps w:val="0"/>
              </w:rPr>
              <w:t>&amp; Chipkins</w:t>
            </w:r>
            <w:r w:rsidRPr="00D0703E">
              <w:rPr>
                <w:rFonts w:ascii="Arial" w:hAnsi="Arial" w:cs="Arial"/>
                <w:b w:val="0"/>
                <w:caps w:val="0"/>
              </w:rPr>
              <w:t xml:space="preserve"> Puratos </w:t>
            </w:r>
            <w:r w:rsidR="003016C9" w:rsidRPr="00D0703E">
              <w:rPr>
                <w:rFonts w:ascii="Arial" w:hAnsi="Arial" w:cs="Arial"/>
                <w:b w:val="0"/>
                <w:caps w:val="0"/>
              </w:rPr>
              <w:t xml:space="preserve">Proprietary Limited </w:t>
            </w:r>
          </w:p>
        </w:tc>
      </w:tr>
      <w:tr w:rsidR="00321E1E" w:rsidRPr="00D0703E" w14:paraId="2EABD2AD" w14:textId="77777777" w:rsidTr="008D3791">
        <w:trPr>
          <w:trHeight w:val="948"/>
        </w:trPr>
        <w:tc>
          <w:tcPr>
            <w:tcW w:w="704" w:type="dxa"/>
          </w:tcPr>
          <w:p w14:paraId="5DDCD705"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7C31C0A4" w14:textId="45611A6E" w:rsidR="00321E1E" w:rsidRPr="00D0703E" w:rsidRDefault="00C877E8" w:rsidP="00321E1E">
            <w:pPr>
              <w:pStyle w:val="BowLevel1HeadingAltQ"/>
              <w:numPr>
                <w:ilvl w:val="0"/>
                <w:numId w:val="0"/>
              </w:numPr>
              <w:spacing w:line="276" w:lineRule="auto"/>
              <w:jc w:val="left"/>
              <w:rPr>
                <w:rFonts w:ascii="Arial" w:hAnsi="Arial" w:cs="Arial"/>
              </w:rPr>
            </w:pPr>
            <w:r w:rsidRPr="00D0703E">
              <w:rPr>
                <w:rFonts w:ascii="Arial" w:hAnsi="Arial" w:cs="Arial"/>
                <w:caps w:val="0"/>
              </w:rPr>
              <w:t xml:space="preserve">Duration </w:t>
            </w:r>
          </w:p>
        </w:tc>
        <w:tc>
          <w:tcPr>
            <w:tcW w:w="6662" w:type="dxa"/>
          </w:tcPr>
          <w:p w14:paraId="1BB84E03" w14:textId="204EC637" w:rsidR="00321E1E" w:rsidRPr="0071504C" w:rsidRDefault="00321E1E" w:rsidP="00321E1E">
            <w:pPr>
              <w:pStyle w:val="BowLevel1HeadingAltQ"/>
              <w:numPr>
                <w:ilvl w:val="0"/>
                <w:numId w:val="0"/>
              </w:numPr>
              <w:spacing w:line="276" w:lineRule="auto"/>
              <w:rPr>
                <w:rFonts w:ascii="Arial" w:hAnsi="Arial" w:cs="Arial"/>
                <w:b w:val="0"/>
                <w:caps w:val="0"/>
              </w:rPr>
            </w:pPr>
            <w:r w:rsidRPr="0071504C">
              <w:rPr>
                <w:rFonts w:ascii="Arial" w:hAnsi="Arial" w:cs="Arial"/>
                <w:b w:val="0"/>
                <w:caps w:val="0"/>
              </w:rPr>
              <w:t>Start Date:</w:t>
            </w:r>
            <w:r w:rsidR="003016C9" w:rsidRPr="0071504C">
              <w:rPr>
                <w:rFonts w:ascii="Arial" w:hAnsi="Arial" w:cs="Arial"/>
                <w:b w:val="0"/>
                <w:caps w:val="0"/>
              </w:rPr>
              <w:t xml:space="preserve"> </w:t>
            </w:r>
            <w:r w:rsidR="00F1561B" w:rsidRPr="0071504C">
              <w:rPr>
                <w:rFonts w:ascii="Arial" w:hAnsi="Arial" w:cs="Arial"/>
                <w:b w:val="0"/>
                <w:caps w:val="0"/>
              </w:rPr>
              <w:t xml:space="preserve">1 </w:t>
            </w:r>
            <w:r w:rsidR="007856F1" w:rsidRPr="0071504C">
              <w:rPr>
                <w:rFonts w:ascii="Arial" w:hAnsi="Arial" w:cs="Arial"/>
                <w:b w:val="0"/>
                <w:caps w:val="0"/>
              </w:rPr>
              <w:t>April 2023</w:t>
            </w:r>
          </w:p>
          <w:p w14:paraId="6E78E310" w14:textId="675816A3" w:rsidR="00321E1E" w:rsidRPr="00D0703E" w:rsidRDefault="00FD2C54" w:rsidP="00321E1E">
            <w:pPr>
              <w:pStyle w:val="BowLevel1HeadingAltQ"/>
              <w:numPr>
                <w:ilvl w:val="0"/>
                <w:numId w:val="0"/>
              </w:numPr>
              <w:spacing w:line="276" w:lineRule="auto"/>
              <w:rPr>
                <w:rFonts w:ascii="Arial" w:hAnsi="Arial" w:cs="Arial"/>
              </w:rPr>
            </w:pPr>
            <w:r w:rsidRPr="0071504C">
              <w:rPr>
                <w:rFonts w:ascii="Arial" w:hAnsi="Arial" w:cs="Arial"/>
                <w:b w:val="0"/>
                <w:caps w:val="0"/>
              </w:rPr>
              <w:t>End Date</w:t>
            </w:r>
            <w:r w:rsidR="00321E1E" w:rsidRPr="0071504C">
              <w:rPr>
                <w:rFonts w:ascii="Arial" w:hAnsi="Arial" w:cs="Arial"/>
                <w:b w:val="0"/>
                <w:caps w:val="0"/>
              </w:rPr>
              <w:t xml:space="preserve">: </w:t>
            </w:r>
            <w:r w:rsidR="00C70C1A" w:rsidRPr="0071504C">
              <w:rPr>
                <w:rFonts w:ascii="Arial" w:hAnsi="Arial" w:cs="Arial"/>
                <w:b w:val="0"/>
                <w:caps w:val="0"/>
              </w:rPr>
              <w:t xml:space="preserve"> </w:t>
            </w:r>
            <w:r w:rsidR="007856F1" w:rsidRPr="0071504C">
              <w:rPr>
                <w:rFonts w:ascii="Arial" w:hAnsi="Arial" w:cs="Arial"/>
                <w:b w:val="0"/>
                <w:caps w:val="0"/>
              </w:rPr>
              <w:t>31 March 2025</w:t>
            </w:r>
            <w:r w:rsidR="00665B99" w:rsidRPr="00D0703E">
              <w:rPr>
                <w:rFonts w:ascii="Arial" w:hAnsi="Arial" w:cs="Arial"/>
                <w:b w:val="0"/>
                <w:caps w:val="0"/>
              </w:rPr>
              <w:t xml:space="preserve"> </w:t>
            </w:r>
          </w:p>
        </w:tc>
      </w:tr>
      <w:tr w:rsidR="00321E1E" w:rsidRPr="00D0703E" w14:paraId="53A8923E" w14:textId="77777777" w:rsidTr="00C6289B">
        <w:tc>
          <w:tcPr>
            <w:tcW w:w="704" w:type="dxa"/>
          </w:tcPr>
          <w:p w14:paraId="10BE060D"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64FAD3F9" w14:textId="77777777" w:rsidR="00321E1E" w:rsidRPr="00D0703E" w:rsidRDefault="00321E1E" w:rsidP="00321E1E">
            <w:pPr>
              <w:pStyle w:val="BowLevel1HeadingAltQ"/>
              <w:numPr>
                <w:ilvl w:val="0"/>
                <w:numId w:val="0"/>
              </w:numPr>
              <w:spacing w:line="276" w:lineRule="auto"/>
              <w:jc w:val="left"/>
              <w:rPr>
                <w:rFonts w:ascii="Arial" w:hAnsi="Arial" w:cs="Arial"/>
              </w:rPr>
            </w:pPr>
            <w:r w:rsidRPr="00D0703E">
              <w:rPr>
                <w:rFonts w:ascii="Arial" w:hAnsi="Arial" w:cs="Arial"/>
                <w:caps w:val="0"/>
              </w:rPr>
              <w:t>Ingredients</w:t>
            </w:r>
          </w:p>
        </w:tc>
        <w:tc>
          <w:tcPr>
            <w:tcW w:w="6662" w:type="dxa"/>
          </w:tcPr>
          <w:p w14:paraId="05A2DA97" w14:textId="77777777" w:rsidR="00321E1E" w:rsidRPr="00D0703E" w:rsidRDefault="00321E1E" w:rsidP="00321E1E">
            <w:pPr>
              <w:pStyle w:val="BowLevel1HeadingAltQ"/>
              <w:numPr>
                <w:ilvl w:val="0"/>
                <w:numId w:val="0"/>
              </w:numPr>
              <w:spacing w:line="276" w:lineRule="auto"/>
              <w:rPr>
                <w:rFonts w:ascii="Arial" w:hAnsi="Arial" w:cs="Arial"/>
              </w:rPr>
            </w:pPr>
            <w:r w:rsidRPr="00D0703E">
              <w:rPr>
                <w:rFonts w:ascii="Arial" w:hAnsi="Arial" w:cs="Arial"/>
                <w:b w:val="0"/>
                <w:caps w:val="0"/>
              </w:rPr>
              <w:t>The Ingredients shall be as set out in Annexure A, attached to this Commercial Terms Schedule</w:t>
            </w:r>
            <w:r w:rsidRPr="00D0703E">
              <w:rPr>
                <w:rFonts w:ascii="Arial" w:hAnsi="Arial" w:cs="Arial"/>
                <w:b w:val="0"/>
                <w:i/>
                <w:caps w:val="0"/>
              </w:rPr>
              <w:t>.</w:t>
            </w:r>
          </w:p>
        </w:tc>
      </w:tr>
      <w:tr w:rsidR="00321E1E" w:rsidRPr="00D0703E" w14:paraId="03207E16" w14:textId="77777777" w:rsidTr="00C6289B">
        <w:tc>
          <w:tcPr>
            <w:tcW w:w="704" w:type="dxa"/>
          </w:tcPr>
          <w:p w14:paraId="04FF47FE"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50798B3A" w14:textId="77777777" w:rsidR="00321E1E" w:rsidRPr="00D0703E" w:rsidRDefault="00321E1E" w:rsidP="00321E1E">
            <w:pPr>
              <w:pStyle w:val="BowLevel1HeadingAltQ"/>
              <w:numPr>
                <w:ilvl w:val="0"/>
                <w:numId w:val="0"/>
              </w:numPr>
              <w:spacing w:line="276" w:lineRule="auto"/>
              <w:jc w:val="left"/>
              <w:rPr>
                <w:rFonts w:ascii="Arial" w:hAnsi="Arial" w:cs="Arial"/>
              </w:rPr>
            </w:pPr>
            <w:r w:rsidRPr="00D0703E">
              <w:rPr>
                <w:rFonts w:ascii="Arial" w:hAnsi="Arial" w:cs="Arial"/>
                <w:caps w:val="0"/>
              </w:rPr>
              <w:t>Price</w:t>
            </w:r>
          </w:p>
        </w:tc>
        <w:tc>
          <w:tcPr>
            <w:tcW w:w="6662" w:type="dxa"/>
          </w:tcPr>
          <w:p w14:paraId="02A15AAE" w14:textId="123A94E9" w:rsidR="00321E1E" w:rsidRPr="00C16D38" w:rsidRDefault="00321E1E" w:rsidP="00C16D38">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The Price of the Ingredients shall be as set out in Annexure A, attached to this Commercial Terms Schedule.</w:t>
            </w:r>
          </w:p>
        </w:tc>
      </w:tr>
      <w:tr w:rsidR="00321E1E" w:rsidRPr="00D0703E" w14:paraId="30EF209B" w14:textId="77777777" w:rsidTr="00C6289B">
        <w:tc>
          <w:tcPr>
            <w:tcW w:w="704" w:type="dxa"/>
          </w:tcPr>
          <w:p w14:paraId="42A2D92B"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7C721FC8" w14:textId="77777777" w:rsidR="00321E1E" w:rsidRPr="00D0703E" w:rsidRDefault="00321E1E" w:rsidP="00321E1E">
            <w:pPr>
              <w:pStyle w:val="BowLevel1HeadingAltQ"/>
              <w:numPr>
                <w:ilvl w:val="0"/>
                <w:numId w:val="0"/>
              </w:numPr>
              <w:spacing w:line="276" w:lineRule="auto"/>
              <w:jc w:val="left"/>
              <w:rPr>
                <w:rFonts w:ascii="Arial" w:hAnsi="Arial" w:cs="Arial"/>
              </w:rPr>
            </w:pPr>
            <w:r w:rsidRPr="00D0703E">
              <w:rPr>
                <w:rFonts w:ascii="Arial" w:hAnsi="Arial" w:cs="Arial"/>
                <w:caps w:val="0"/>
              </w:rPr>
              <w:t>Delivery Terms</w:t>
            </w:r>
          </w:p>
        </w:tc>
        <w:tc>
          <w:tcPr>
            <w:tcW w:w="6662" w:type="dxa"/>
          </w:tcPr>
          <w:p w14:paraId="195A1BF4" w14:textId="6A21F63D" w:rsidR="00321E1E" w:rsidRPr="00D0703E" w:rsidRDefault="0071504C" w:rsidP="00321E1E">
            <w:pPr>
              <w:pStyle w:val="BowLevel1HeadingAltQ"/>
              <w:numPr>
                <w:ilvl w:val="0"/>
                <w:numId w:val="0"/>
              </w:numPr>
              <w:spacing w:line="276" w:lineRule="auto"/>
              <w:rPr>
                <w:rFonts w:ascii="Arial" w:hAnsi="Arial" w:cs="Arial"/>
                <w:caps w:val="0"/>
              </w:rPr>
            </w:pPr>
            <w:r>
              <w:rPr>
                <w:rFonts w:ascii="Arial" w:hAnsi="Arial" w:cs="Arial"/>
                <w:b w:val="0"/>
                <w:caps w:val="0"/>
              </w:rPr>
              <w:t>Not applicable, Equipment is already commissioned on the site.</w:t>
            </w:r>
          </w:p>
        </w:tc>
      </w:tr>
      <w:tr w:rsidR="005B34BE" w:rsidRPr="00D0703E" w14:paraId="631138AD" w14:textId="77777777" w:rsidTr="00C6289B">
        <w:tc>
          <w:tcPr>
            <w:tcW w:w="704" w:type="dxa"/>
          </w:tcPr>
          <w:p w14:paraId="5D165DC3" w14:textId="77777777" w:rsidR="005B34BE" w:rsidRPr="00D0703E" w:rsidRDefault="005B34BE" w:rsidP="00580462">
            <w:pPr>
              <w:pStyle w:val="BowLevel1HeadingAltQ"/>
              <w:numPr>
                <w:ilvl w:val="0"/>
                <w:numId w:val="52"/>
              </w:numPr>
              <w:rPr>
                <w:rFonts w:ascii="Arial" w:hAnsi="Arial" w:cs="Arial"/>
                <w:b w:val="0"/>
              </w:rPr>
            </w:pPr>
          </w:p>
        </w:tc>
        <w:tc>
          <w:tcPr>
            <w:tcW w:w="2126" w:type="dxa"/>
          </w:tcPr>
          <w:p w14:paraId="3E17DA2E" w14:textId="248FF4CD" w:rsidR="005B34BE" w:rsidRPr="00D0703E" w:rsidRDefault="005B34BE" w:rsidP="00321E1E">
            <w:pPr>
              <w:pStyle w:val="BowLevel1HeadingAltQ"/>
              <w:numPr>
                <w:ilvl w:val="0"/>
                <w:numId w:val="0"/>
              </w:numPr>
              <w:spacing w:line="276" w:lineRule="auto"/>
              <w:jc w:val="left"/>
              <w:rPr>
                <w:rFonts w:ascii="Arial" w:hAnsi="Arial" w:cs="Arial"/>
                <w:caps w:val="0"/>
              </w:rPr>
            </w:pPr>
            <w:r>
              <w:rPr>
                <w:rFonts w:ascii="Arial" w:hAnsi="Arial" w:cs="Arial"/>
                <w:caps w:val="0"/>
              </w:rPr>
              <w:t>Place of Delivery</w:t>
            </w:r>
            <w:r w:rsidR="0071504C">
              <w:rPr>
                <w:rFonts w:ascii="Arial" w:hAnsi="Arial" w:cs="Arial"/>
                <w:caps w:val="0"/>
              </w:rPr>
              <w:t>/site</w:t>
            </w:r>
          </w:p>
        </w:tc>
        <w:tc>
          <w:tcPr>
            <w:tcW w:w="6662" w:type="dxa"/>
          </w:tcPr>
          <w:p w14:paraId="0DE3FC11" w14:textId="0F9EEF3A" w:rsidR="005B34BE" w:rsidRPr="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BAKERY PIETERMARITZBURG </w:t>
            </w:r>
          </w:p>
          <w:p w14:paraId="7E49BE50" w14:textId="5F4C4721" w:rsidR="005B34BE" w:rsidRPr="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BAKERY PRETORIA </w:t>
            </w:r>
          </w:p>
          <w:p w14:paraId="7DE95C4B" w14:textId="0C51ACA3" w:rsidR="005B34BE" w:rsidRDefault="005B34BE" w:rsidP="005B34BE">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BAKERY DURBAN </w:t>
            </w:r>
          </w:p>
          <w:p w14:paraId="00C31D76" w14:textId="19BE36E7" w:rsidR="005B34BE" w:rsidRPr="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w:t>
            </w:r>
            <w:r w:rsidR="00FD2C54" w:rsidRPr="005B34BE">
              <w:rPr>
                <w:rFonts w:ascii="Arial" w:hAnsi="Arial" w:cs="Arial"/>
                <w:b w:val="0"/>
                <w:caps w:val="0"/>
              </w:rPr>
              <w:t>BAKERY BELVILLE</w:t>
            </w:r>
            <w:r w:rsidRPr="005B34BE">
              <w:rPr>
                <w:rFonts w:ascii="Arial" w:hAnsi="Arial" w:cs="Arial"/>
                <w:b w:val="0"/>
                <w:caps w:val="0"/>
              </w:rPr>
              <w:t xml:space="preserve"> </w:t>
            </w:r>
          </w:p>
          <w:p w14:paraId="4010E33B" w14:textId="5215F8BF" w:rsidR="005B34BE" w:rsidRPr="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BAKERY SASOLBURG </w:t>
            </w:r>
          </w:p>
          <w:p w14:paraId="62EA129E" w14:textId="2FF48E28" w:rsidR="005B34BE" w:rsidRPr="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 xml:space="preserve">ALBANY BAKERY SECUNDA </w:t>
            </w:r>
          </w:p>
          <w:p w14:paraId="3419F678" w14:textId="48D91C7A" w:rsidR="005B34BE" w:rsidRPr="00D0703E" w:rsidDel="005B34BE" w:rsidRDefault="005B34BE" w:rsidP="0071504C">
            <w:pPr>
              <w:pStyle w:val="BowLevel1HeadingAltQ"/>
              <w:numPr>
                <w:ilvl w:val="0"/>
                <w:numId w:val="73"/>
              </w:numPr>
              <w:spacing w:line="276" w:lineRule="auto"/>
              <w:rPr>
                <w:rFonts w:ascii="Arial" w:hAnsi="Arial" w:cs="Arial"/>
                <w:b w:val="0"/>
                <w:caps w:val="0"/>
              </w:rPr>
            </w:pPr>
            <w:r w:rsidRPr="005B34BE">
              <w:rPr>
                <w:rFonts w:ascii="Arial" w:hAnsi="Arial" w:cs="Arial"/>
                <w:b w:val="0"/>
                <w:caps w:val="0"/>
              </w:rPr>
              <w:t>ALBANY BAKERY VIRGINIA</w:t>
            </w:r>
          </w:p>
        </w:tc>
      </w:tr>
      <w:tr w:rsidR="00321E1E" w:rsidRPr="00D0703E" w14:paraId="300B6A9C" w14:textId="77777777" w:rsidTr="00C6289B">
        <w:tc>
          <w:tcPr>
            <w:tcW w:w="704" w:type="dxa"/>
          </w:tcPr>
          <w:p w14:paraId="60C2A04A"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258C29C0" w14:textId="77777777" w:rsidR="00321E1E" w:rsidRPr="00D0703E" w:rsidRDefault="00321E1E" w:rsidP="00321E1E">
            <w:pPr>
              <w:pStyle w:val="BowLevel1HeadingAltQ"/>
              <w:numPr>
                <w:ilvl w:val="0"/>
                <w:numId w:val="0"/>
              </w:numPr>
              <w:spacing w:line="276" w:lineRule="auto"/>
              <w:jc w:val="left"/>
              <w:rPr>
                <w:rFonts w:ascii="Arial" w:hAnsi="Arial" w:cs="Arial"/>
                <w:caps w:val="0"/>
              </w:rPr>
            </w:pPr>
            <w:r w:rsidRPr="00D0703E">
              <w:rPr>
                <w:rFonts w:ascii="Arial" w:hAnsi="Arial" w:cs="Arial"/>
                <w:caps w:val="0"/>
              </w:rPr>
              <w:t>Forecasts</w:t>
            </w:r>
          </w:p>
        </w:tc>
        <w:tc>
          <w:tcPr>
            <w:tcW w:w="6662" w:type="dxa"/>
          </w:tcPr>
          <w:p w14:paraId="0D2A6FB0" w14:textId="77777777" w:rsidR="00321E1E" w:rsidRPr="00D0703E" w:rsidRDefault="00321E1E" w:rsidP="00321E1E">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The volume forecasts shall be as set out in Annexure A, attached to this Commercial Terms Schedule.</w:t>
            </w:r>
          </w:p>
        </w:tc>
      </w:tr>
      <w:tr w:rsidR="00321E1E" w:rsidRPr="00D0703E" w14:paraId="1D6DAFA0" w14:textId="77777777" w:rsidTr="00C6289B">
        <w:tc>
          <w:tcPr>
            <w:tcW w:w="704" w:type="dxa"/>
          </w:tcPr>
          <w:p w14:paraId="10A1010F" w14:textId="77777777" w:rsidR="00321E1E" w:rsidRPr="00D0703E" w:rsidRDefault="00321E1E" w:rsidP="00580462">
            <w:pPr>
              <w:pStyle w:val="BowLevel1HeadingAltQ"/>
              <w:numPr>
                <w:ilvl w:val="0"/>
                <w:numId w:val="52"/>
              </w:numPr>
              <w:rPr>
                <w:rFonts w:ascii="Arial" w:hAnsi="Arial" w:cs="Arial"/>
                <w:b w:val="0"/>
              </w:rPr>
            </w:pPr>
          </w:p>
        </w:tc>
        <w:tc>
          <w:tcPr>
            <w:tcW w:w="2126" w:type="dxa"/>
          </w:tcPr>
          <w:p w14:paraId="0BB262A9" w14:textId="77777777" w:rsidR="00321E1E" w:rsidRPr="00D0703E" w:rsidRDefault="00321E1E" w:rsidP="00321E1E">
            <w:pPr>
              <w:pStyle w:val="BowLevel1HeadingAltQ"/>
              <w:numPr>
                <w:ilvl w:val="0"/>
                <w:numId w:val="0"/>
              </w:numPr>
              <w:spacing w:line="276" w:lineRule="auto"/>
              <w:jc w:val="left"/>
              <w:rPr>
                <w:rFonts w:ascii="Arial" w:hAnsi="Arial" w:cs="Arial"/>
                <w:caps w:val="0"/>
              </w:rPr>
            </w:pPr>
            <w:r w:rsidRPr="00D0703E">
              <w:rPr>
                <w:rFonts w:ascii="Arial" w:hAnsi="Arial" w:cs="Arial"/>
                <w:caps w:val="0"/>
              </w:rPr>
              <w:t>Applicable Incoterms</w:t>
            </w:r>
          </w:p>
        </w:tc>
        <w:tc>
          <w:tcPr>
            <w:tcW w:w="6662" w:type="dxa"/>
          </w:tcPr>
          <w:p w14:paraId="557FA870" w14:textId="70B6995F" w:rsidR="00321E1E" w:rsidRPr="00D0703E" w:rsidRDefault="0071504C" w:rsidP="00321E1E">
            <w:pPr>
              <w:pStyle w:val="BowLevel1HeadingAltQ"/>
              <w:numPr>
                <w:ilvl w:val="0"/>
                <w:numId w:val="0"/>
              </w:numPr>
              <w:spacing w:line="276" w:lineRule="auto"/>
              <w:rPr>
                <w:rFonts w:ascii="Arial" w:hAnsi="Arial" w:cs="Arial"/>
                <w:b w:val="0"/>
                <w:caps w:val="0"/>
              </w:rPr>
            </w:pPr>
            <w:r>
              <w:rPr>
                <w:rFonts w:ascii="Arial" w:hAnsi="Arial" w:cs="Arial"/>
                <w:b w:val="0"/>
                <w:caps w:val="0"/>
              </w:rPr>
              <w:t>not applicable</w:t>
            </w:r>
          </w:p>
        </w:tc>
      </w:tr>
      <w:tr w:rsidR="00B3393E" w:rsidRPr="00D0703E" w14:paraId="44940531" w14:textId="77777777" w:rsidTr="00C6289B">
        <w:tc>
          <w:tcPr>
            <w:tcW w:w="704" w:type="dxa"/>
          </w:tcPr>
          <w:p w14:paraId="6DA7B28A" w14:textId="77777777" w:rsidR="00B3393E" w:rsidRPr="00D0703E" w:rsidRDefault="00B3393E" w:rsidP="00580462">
            <w:pPr>
              <w:pStyle w:val="BowLevel1HeadingAltQ"/>
              <w:numPr>
                <w:ilvl w:val="0"/>
                <w:numId w:val="52"/>
              </w:numPr>
              <w:rPr>
                <w:rFonts w:ascii="Arial" w:hAnsi="Arial" w:cs="Arial"/>
                <w:b w:val="0"/>
              </w:rPr>
            </w:pPr>
          </w:p>
        </w:tc>
        <w:tc>
          <w:tcPr>
            <w:tcW w:w="2126" w:type="dxa"/>
          </w:tcPr>
          <w:p w14:paraId="55793DA9" w14:textId="34027AF7" w:rsidR="00B3393E" w:rsidRPr="00D0703E" w:rsidRDefault="00B3393E" w:rsidP="00321E1E">
            <w:pPr>
              <w:pStyle w:val="BowLevel1HeadingAltQ"/>
              <w:numPr>
                <w:ilvl w:val="0"/>
                <w:numId w:val="0"/>
              </w:numPr>
              <w:spacing w:line="276" w:lineRule="auto"/>
              <w:jc w:val="left"/>
              <w:rPr>
                <w:rFonts w:ascii="Arial" w:hAnsi="Arial" w:cs="Arial"/>
                <w:caps w:val="0"/>
              </w:rPr>
            </w:pPr>
            <w:r w:rsidRPr="00D0703E">
              <w:rPr>
                <w:rFonts w:ascii="Arial" w:hAnsi="Arial" w:cs="Arial"/>
                <w:caps w:val="0"/>
              </w:rPr>
              <w:t xml:space="preserve">Equipment Investment </w:t>
            </w:r>
          </w:p>
        </w:tc>
        <w:tc>
          <w:tcPr>
            <w:tcW w:w="6662" w:type="dxa"/>
          </w:tcPr>
          <w:p w14:paraId="6CBD8D06" w14:textId="6277B206" w:rsidR="00B3393E" w:rsidRDefault="00F1561B" w:rsidP="00321E1E">
            <w:pPr>
              <w:pStyle w:val="BowLevel1HeadingAltQ"/>
              <w:numPr>
                <w:ilvl w:val="0"/>
                <w:numId w:val="0"/>
              </w:numPr>
              <w:spacing w:line="276" w:lineRule="auto"/>
              <w:rPr>
                <w:rFonts w:ascii="Arial" w:hAnsi="Arial" w:cs="Arial"/>
                <w:b w:val="0"/>
                <w:caps w:val="0"/>
              </w:rPr>
            </w:pPr>
            <w:r>
              <w:rPr>
                <w:rFonts w:ascii="Arial" w:hAnsi="Arial" w:cs="Arial"/>
                <w:b w:val="0"/>
                <w:caps w:val="0"/>
              </w:rPr>
              <w:t>All Equipment is end of life and have been fully depreciated by the Supplier.</w:t>
            </w:r>
          </w:p>
          <w:p w14:paraId="273F5B08" w14:textId="0E794E94" w:rsidR="006F7930" w:rsidRPr="00D0703E" w:rsidRDefault="006F7930" w:rsidP="00321E1E">
            <w:pPr>
              <w:pStyle w:val="BowLevel1HeadingAltQ"/>
              <w:numPr>
                <w:ilvl w:val="0"/>
                <w:numId w:val="0"/>
              </w:numPr>
              <w:spacing w:line="276" w:lineRule="auto"/>
              <w:rPr>
                <w:rFonts w:ascii="Arial" w:hAnsi="Arial" w:cs="Arial"/>
                <w:b w:val="0"/>
                <w:caps w:val="0"/>
              </w:rPr>
            </w:pPr>
          </w:p>
        </w:tc>
      </w:tr>
      <w:tr w:rsidR="00D61C96" w:rsidRPr="00D0703E" w14:paraId="6C5BC4BC" w14:textId="77777777" w:rsidTr="00C6289B">
        <w:tc>
          <w:tcPr>
            <w:tcW w:w="704" w:type="dxa"/>
          </w:tcPr>
          <w:p w14:paraId="712B0316" w14:textId="77777777" w:rsidR="00D61C96" w:rsidRPr="00D0703E" w:rsidRDefault="00D61C96" w:rsidP="00580462">
            <w:pPr>
              <w:pStyle w:val="BowLevel1HeadingAltQ"/>
              <w:numPr>
                <w:ilvl w:val="0"/>
                <w:numId w:val="52"/>
              </w:numPr>
              <w:rPr>
                <w:rFonts w:ascii="Arial" w:hAnsi="Arial" w:cs="Arial"/>
                <w:b w:val="0"/>
              </w:rPr>
            </w:pPr>
          </w:p>
        </w:tc>
        <w:tc>
          <w:tcPr>
            <w:tcW w:w="2126" w:type="dxa"/>
          </w:tcPr>
          <w:p w14:paraId="1A22453A" w14:textId="45E4A98C" w:rsidR="00D61C96" w:rsidRPr="00D0703E" w:rsidRDefault="00D61C96" w:rsidP="00321E1E">
            <w:pPr>
              <w:pStyle w:val="BowLevel1HeadingAltQ"/>
              <w:numPr>
                <w:ilvl w:val="0"/>
                <w:numId w:val="0"/>
              </w:numPr>
              <w:spacing w:line="276" w:lineRule="auto"/>
              <w:jc w:val="left"/>
              <w:rPr>
                <w:rFonts w:ascii="Arial" w:hAnsi="Arial" w:cs="Arial"/>
                <w:caps w:val="0"/>
              </w:rPr>
            </w:pPr>
            <w:r w:rsidRPr="00D0703E">
              <w:rPr>
                <w:rFonts w:ascii="Arial" w:hAnsi="Arial" w:cs="Arial"/>
                <w:caps w:val="0"/>
              </w:rPr>
              <w:t>Specifications</w:t>
            </w:r>
          </w:p>
        </w:tc>
        <w:tc>
          <w:tcPr>
            <w:tcW w:w="6662" w:type="dxa"/>
          </w:tcPr>
          <w:p w14:paraId="2FC67AA4" w14:textId="1F648F36" w:rsidR="00D61C96" w:rsidRPr="00D0703E" w:rsidRDefault="00D61C96" w:rsidP="00321E1E">
            <w:pPr>
              <w:pStyle w:val="BowLevel1HeadingAltQ"/>
              <w:numPr>
                <w:ilvl w:val="0"/>
                <w:numId w:val="0"/>
              </w:numPr>
              <w:spacing w:line="276" w:lineRule="auto"/>
              <w:rPr>
                <w:rFonts w:ascii="Arial" w:hAnsi="Arial" w:cs="Arial"/>
                <w:b w:val="0"/>
                <w:caps w:val="0"/>
              </w:rPr>
            </w:pPr>
            <w:r w:rsidRPr="00D0703E">
              <w:rPr>
                <w:rFonts w:ascii="Arial" w:hAnsi="Arial" w:cs="Arial"/>
                <w:b w:val="0"/>
                <w:caps w:val="0"/>
              </w:rPr>
              <w:t xml:space="preserve">The </w:t>
            </w:r>
            <w:r w:rsidR="002428BD">
              <w:rPr>
                <w:rFonts w:ascii="Arial" w:hAnsi="Arial" w:cs="Arial"/>
                <w:b w:val="0"/>
                <w:caps w:val="0"/>
              </w:rPr>
              <w:t>specifications</w:t>
            </w:r>
            <w:r w:rsidRPr="00D0703E">
              <w:rPr>
                <w:rFonts w:ascii="Arial" w:hAnsi="Arial" w:cs="Arial"/>
                <w:b w:val="0"/>
                <w:caps w:val="0"/>
              </w:rPr>
              <w:t xml:space="preserve"> shall be as set out in Annexure </w:t>
            </w:r>
            <w:r w:rsidR="002428BD">
              <w:rPr>
                <w:rFonts w:ascii="Arial" w:hAnsi="Arial" w:cs="Arial"/>
                <w:b w:val="0"/>
                <w:caps w:val="0"/>
              </w:rPr>
              <w:t>B</w:t>
            </w:r>
            <w:r w:rsidRPr="00D0703E">
              <w:rPr>
                <w:rFonts w:ascii="Arial" w:hAnsi="Arial" w:cs="Arial"/>
                <w:b w:val="0"/>
                <w:caps w:val="0"/>
              </w:rPr>
              <w:t>, attached to this Commercial Terms Schedule.</w:t>
            </w:r>
          </w:p>
        </w:tc>
      </w:tr>
      <w:tr w:rsidR="0071504C" w:rsidRPr="00D0703E" w14:paraId="330956F2" w14:textId="77777777" w:rsidTr="00C6289B">
        <w:tc>
          <w:tcPr>
            <w:tcW w:w="704" w:type="dxa"/>
          </w:tcPr>
          <w:p w14:paraId="3DCE6012" w14:textId="77777777" w:rsidR="0071504C" w:rsidRPr="00D0703E" w:rsidRDefault="0071504C" w:rsidP="00580462">
            <w:pPr>
              <w:pStyle w:val="BowLevel1HeadingAltQ"/>
              <w:numPr>
                <w:ilvl w:val="0"/>
                <w:numId w:val="52"/>
              </w:numPr>
              <w:rPr>
                <w:rFonts w:ascii="Arial" w:hAnsi="Arial" w:cs="Arial"/>
                <w:b w:val="0"/>
              </w:rPr>
            </w:pPr>
          </w:p>
        </w:tc>
        <w:tc>
          <w:tcPr>
            <w:tcW w:w="2126" w:type="dxa"/>
          </w:tcPr>
          <w:p w14:paraId="314876B8" w14:textId="54F55CAB" w:rsidR="0071504C" w:rsidRPr="00D0703E" w:rsidRDefault="0071504C" w:rsidP="00321E1E">
            <w:pPr>
              <w:pStyle w:val="BowLevel1HeadingAltQ"/>
              <w:numPr>
                <w:ilvl w:val="0"/>
                <w:numId w:val="0"/>
              </w:numPr>
              <w:spacing w:line="276" w:lineRule="auto"/>
              <w:jc w:val="left"/>
              <w:rPr>
                <w:rFonts w:ascii="Arial" w:hAnsi="Arial" w:cs="Arial"/>
                <w:caps w:val="0"/>
              </w:rPr>
            </w:pPr>
            <w:r>
              <w:rPr>
                <w:rFonts w:ascii="Arial" w:hAnsi="Arial" w:cs="Arial"/>
                <w:caps w:val="0"/>
              </w:rPr>
              <w:t>Special Terms</w:t>
            </w:r>
          </w:p>
        </w:tc>
        <w:tc>
          <w:tcPr>
            <w:tcW w:w="6662" w:type="dxa"/>
          </w:tcPr>
          <w:p w14:paraId="43FF4510" w14:textId="20720AB2" w:rsidR="0071504C" w:rsidRPr="00D0703E" w:rsidRDefault="0071504C" w:rsidP="00321E1E">
            <w:pPr>
              <w:pStyle w:val="BowLevel1HeadingAltQ"/>
              <w:numPr>
                <w:ilvl w:val="0"/>
                <w:numId w:val="0"/>
              </w:numPr>
              <w:spacing w:line="276" w:lineRule="auto"/>
              <w:rPr>
                <w:rFonts w:ascii="Arial" w:hAnsi="Arial" w:cs="Arial"/>
                <w:b w:val="0"/>
                <w:caps w:val="0"/>
              </w:rPr>
            </w:pPr>
            <w:r>
              <w:rPr>
                <w:rFonts w:ascii="Arial" w:hAnsi="Arial" w:cs="Arial"/>
                <w:b w:val="0"/>
                <w:caps w:val="0"/>
              </w:rPr>
              <w:t>In the event a site requires the Equipment to be replaced or upgraded, the Parties agree that the Equipment shall be removed from the scope of this Agreement from the date that the Equipment is decommissioned from the site and Tiger shall sign a new rental agreement for the new equipment.</w:t>
            </w:r>
          </w:p>
        </w:tc>
      </w:tr>
      <w:bookmarkEnd w:id="160"/>
    </w:tbl>
    <w:p w14:paraId="57C255E4" w14:textId="2C189DD7" w:rsidR="009905F7" w:rsidRDefault="009905F7" w:rsidP="0059724E">
      <w:pPr>
        <w:rPr>
          <w:rFonts w:ascii="Arial" w:hAnsi="Arial" w:cs="Arial"/>
        </w:rPr>
      </w:pPr>
    </w:p>
    <w:p w14:paraId="476C0211" w14:textId="77777777" w:rsidR="005B34BE" w:rsidRPr="00D0703E" w:rsidRDefault="005B34BE" w:rsidP="0059724E">
      <w:pPr>
        <w:rPr>
          <w:rFonts w:ascii="Arial" w:hAnsi="Arial" w:cs="Arial"/>
        </w:rPr>
      </w:pPr>
    </w:p>
    <w:p w14:paraId="24BD3048" w14:textId="71A0FD7A" w:rsidR="00A36E01" w:rsidRPr="00D0703E" w:rsidRDefault="005B34BE" w:rsidP="00A36E01">
      <w:pPr>
        <w:rPr>
          <w:rFonts w:ascii="Arial" w:hAnsi="Arial" w:cs="Arial"/>
          <w:b/>
          <w:sz w:val="22"/>
          <w:szCs w:val="22"/>
          <w:lang w:val="en-GB"/>
        </w:rPr>
      </w:pPr>
      <w:r>
        <w:rPr>
          <w:rFonts w:ascii="Arial" w:hAnsi="Arial" w:cs="Arial"/>
          <w:b/>
          <w:caps/>
        </w:rPr>
        <w:br w:type="page"/>
      </w:r>
      <w:r w:rsidR="00A36E01" w:rsidRPr="00D0703E">
        <w:rPr>
          <w:rFonts w:ascii="Arial" w:hAnsi="Arial" w:cs="Arial"/>
          <w:b/>
          <w:sz w:val="22"/>
          <w:szCs w:val="22"/>
          <w:lang w:val="en-GB"/>
        </w:rPr>
        <w:lastRenderedPageBreak/>
        <w:t>ANNEXURE A: INGREDIENTS, PRICE AND VOLUME FORECAST</w:t>
      </w:r>
    </w:p>
    <w:tbl>
      <w:tblPr>
        <w:tblStyle w:val="TableGrid"/>
        <w:tblW w:w="9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
        <w:gridCol w:w="2325"/>
        <w:gridCol w:w="6509"/>
      </w:tblGrid>
      <w:tr w:rsidR="008D0052" w14:paraId="2CA32B75" w14:textId="77777777" w:rsidTr="001218A6">
        <w:trPr>
          <w:trHeight w:val="485"/>
        </w:trPr>
        <w:tc>
          <w:tcPr>
            <w:tcW w:w="250" w:type="pct"/>
            <w:tcBorders>
              <w:top w:val="single" w:sz="4" w:space="0" w:color="auto"/>
              <w:left w:val="single" w:sz="4" w:space="0" w:color="auto"/>
              <w:bottom w:val="single" w:sz="4" w:space="0" w:color="auto"/>
              <w:right w:val="single" w:sz="4" w:space="0" w:color="auto"/>
            </w:tcBorders>
          </w:tcPr>
          <w:p w14:paraId="08F20AB5"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1.</w:t>
            </w:r>
          </w:p>
        </w:tc>
        <w:tc>
          <w:tcPr>
            <w:tcW w:w="1250" w:type="pct"/>
            <w:tcBorders>
              <w:top w:val="single" w:sz="4" w:space="0" w:color="auto"/>
              <w:left w:val="single" w:sz="4" w:space="0" w:color="auto"/>
              <w:bottom w:val="single" w:sz="4" w:space="0" w:color="auto"/>
              <w:right w:val="single" w:sz="4" w:space="0" w:color="auto"/>
            </w:tcBorders>
          </w:tcPr>
          <w:p w14:paraId="48917F58"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Product</w:t>
            </w:r>
          </w:p>
        </w:tc>
        <w:tc>
          <w:tcPr>
            <w:tcW w:w="3500" w:type="pct"/>
            <w:tcBorders>
              <w:top w:val="single" w:sz="4" w:space="0" w:color="auto"/>
              <w:left w:val="single" w:sz="4" w:space="0" w:color="auto"/>
              <w:bottom w:val="single" w:sz="4" w:space="0" w:color="auto"/>
              <w:right w:val="single" w:sz="4" w:space="0" w:color="auto"/>
            </w:tcBorders>
          </w:tcPr>
          <w:p w14:paraId="10CF38A6"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Supply of Yeast ("</w:t>
            </w:r>
            <w:commentRangeStart w:id="161"/>
            <w:r w:rsidRPr="00D0703E">
              <w:rPr>
                <w:rFonts w:ascii="Arial" w:hAnsi="Arial" w:cs="Arial"/>
                <w:b/>
                <w:lang w:val="en-GB"/>
              </w:rPr>
              <w:t>Product</w:t>
            </w:r>
            <w:commentRangeEnd w:id="161"/>
            <w:r w:rsidR="00A96F77">
              <w:rPr>
                <w:rStyle w:val="CommentReference"/>
              </w:rPr>
              <w:commentReference w:id="161"/>
            </w:r>
            <w:r w:rsidRPr="00D0703E">
              <w:rPr>
                <w:rFonts w:ascii="Arial" w:hAnsi="Arial" w:cs="Arial"/>
                <w:lang w:val="en-GB"/>
              </w:rPr>
              <w:t>") to Bakeries, refer table below.</w:t>
            </w:r>
          </w:p>
        </w:tc>
      </w:tr>
      <w:tr w:rsidR="008D0052" w14:paraId="0D35798B" w14:textId="77777777" w:rsidTr="001218A6">
        <w:tc>
          <w:tcPr>
            <w:tcW w:w="250" w:type="pct"/>
            <w:tcBorders>
              <w:top w:val="single" w:sz="4" w:space="0" w:color="auto"/>
              <w:left w:val="single" w:sz="4" w:space="0" w:color="auto"/>
              <w:bottom w:val="single" w:sz="4" w:space="0" w:color="auto"/>
              <w:right w:val="single" w:sz="4" w:space="0" w:color="auto"/>
            </w:tcBorders>
          </w:tcPr>
          <w:p w14:paraId="0579E921"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2.</w:t>
            </w:r>
          </w:p>
        </w:tc>
        <w:tc>
          <w:tcPr>
            <w:tcW w:w="1250" w:type="pct"/>
            <w:tcBorders>
              <w:top w:val="single" w:sz="4" w:space="0" w:color="auto"/>
              <w:left w:val="single" w:sz="4" w:space="0" w:color="auto"/>
              <w:bottom w:val="single" w:sz="4" w:space="0" w:color="auto"/>
              <w:right w:val="single" w:sz="4" w:space="0" w:color="auto"/>
            </w:tcBorders>
          </w:tcPr>
          <w:p w14:paraId="30F153C2"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Price</w:t>
            </w:r>
          </w:p>
        </w:tc>
        <w:tc>
          <w:tcPr>
            <w:tcW w:w="3500" w:type="pct"/>
            <w:tcBorders>
              <w:top w:val="single" w:sz="4" w:space="0" w:color="auto"/>
              <w:left w:val="single" w:sz="4" w:space="0" w:color="auto"/>
              <w:bottom w:val="single" w:sz="4" w:space="0" w:color="auto"/>
              <w:right w:val="single" w:sz="4" w:space="0" w:color="auto"/>
            </w:tcBorders>
          </w:tcPr>
          <w:p w14:paraId="3526F8DE"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Refer table below, subject to review and adjustment as agreed to in writing by the Parties</w:t>
            </w:r>
          </w:p>
        </w:tc>
      </w:tr>
      <w:tr w:rsidR="008D0052" w14:paraId="12A3D826" w14:textId="77777777" w:rsidTr="001218A6">
        <w:tc>
          <w:tcPr>
            <w:tcW w:w="250" w:type="pct"/>
            <w:tcBorders>
              <w:top w:val="single" w:sz="4" w:space="0" w:color="auto"/>
              <w:left w:val="single" w:sz="4" w:space="0" w:color="auto"/>
              <w:bottom w:val="single" w:sz="4" w:space="0" w:color="auto"/>
              <w:right w:val="single" w:sz="4" w:space="0" w:color="auto"/>
            </w:tcBorders>
          </w:tcPr>
          <w:p w14:paraId="5A1C8111"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3.</w:t>
            </w:r>
          </w:p>
        </w:tc>
        <w:tc>
          <w:tcPr>
            <w:tcW w:w="1250" w:type="pct"/>
            <w:tcBorders>
              <w:top w:val="single" w:sz="4" w:space="0" w:color="auto"/>
              <w:left w:val="single" w:sz="4" w:space="0" w:color="auto"/>
              <w:bottom w:val="single" w:sz="4" w:space="0" w:color="auto"/>
              <w:right w:val="single" w:sz="4" w:space="0" w:color="auto"/>
            </w:tcBorders>
          </w:tcPr>
          <w:p w14:paraId="12904C9C"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Payment Documents</w:t>
            </w:r>
          </w:p>
        </w:tc>
        <w:tc>
          <w:tcPr>
            <w:tcW w:w="3500" w:type="pct"/>
            <w:tcBorders>
              <w:top w:val="single" w:sz="4" w:space="0" w:color="auto"/>
              <w:left w:val="single" w:sz="4" w:space="0" w:color="auto"/>
              <w:bottom w:val="single" w:sz="4" w:space="0" w:color="auto"/>
              <w:right w:val="single" w:sz="4" w:space="0" w:color="auto"/>
            </w:tcBorders>
          </w:tcPr>
          <w:p w14:paraId="44D7B192"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A Valid VAT Invoice</w:t>
            </w:r>
          </w:p>
        </w:tc>
      </w:tr>
      <w:tr w:rsidR="008D0052" w14:paraId="6B4E76EE" w14:textId="77777777" w:rsidTr="001218A6">
        <w:tc>
          <w:tcPr>
            <w:tcW w:w="250" w:type="pct"/>
            <w:tcBorders>
              <w:top w:val="single" w:sz="4" w:space="0" w:color="auto"/>
              <w:left w:val="single" w:sz="4" w:space="0" w:color="auto"/>
              <w:bottom w:val="single" w:sz="4" w:space="0" w:color="auto"/>
              <w:right w:val="single" w:sz="4" w:space="0" w:color="auto"/>
            </w:tcBorders>
          </w:tcPr>
          <w:p w14:paraId="79CDC4A1"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4.</w:t>
            </w:r>
          </w:p>
        </w:tc>
        <w:tc>
          <w:tcPr>
            <w:tcW w:w="1250" w:type="pct"/>
            <w:tcBorders>
              <w:top w:val="single" w:sz="4" w:space="0" w:color="auto"/>
              <w:left w:val="single" w:sz="4" w:space="0" w:color="auto"/>
              <w:bottom w:val="single" w:sz="4" w:space="0" w:color="auto"/>
              <w:right w:val="single" w:sz="4" w:space="0" w:color="auto"/>
            </w:tcBorders>
          </w:tcPr>
          <w:p w14:paraId="65FD5031"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Quantity</w:t>
            </w:r>
          </w:p>
        </w:tc>
        <w:tc>
          <w:tcPr>
            <w:tcW w:w="3500" w:type="pct"/>
            <w:tcBorders>
              <w:top w:val="single" w:sz="4" w:space="0" w:color="auto"/>
              <w:left w:val="single" w:sz="4" w:space="0" w:color="auto"/>
              <w:bottom w:val="single" w:sz="4" w:space="0" w:color="auto"/>
              <w:right w:val="single" w:sz="4" w:space="0" w:color="auto"/>
            </w:tcBorders>
          </w:tcPr>
          <w:p w14:paraId="41FA63CF"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Refer table below, subject to review and adjustment as agreed to in writing by the Parties</w:t>
            </w:r>
          </w:p>
        </w:tc>
      </w:tr>
      <w:tr w:rsidR="008D0052" w14:paraId="6CF0F1B1" w14:textId="77777777" w:rsidTr="001218A6">
        <w:tc>
          <w:tcPr>
            <w:tcW w:w="250" w:type="pct"/>
            <w:tcBorders>
              <w:top w:val="single" w:sz="4" w:space="0" w:color="auto"/>
              <w:left w:val="single" w:sz="4" w:space="0" w:color="auto"/>
              <w:bottom w:val="single" w:sz="4" w:space="0" w:color="auto"/>
              <w:right w:val="single" w:sz="4" w:space="0" w:color="auto"/>
            </w:tcBorders>
          </w:tcPr>
          <w:p w14:paraId="0090C8C9"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5.</w:t>
            </w:r>
          </w:p>
        </w:tc>
        <w:tc>
          <w:tcPr>
            <w:tcW w:w="1250" w:type="pct"/>
            <w:tcBorders>
              <w:top w:val="single" w:sz="4" w:space="0" w:color="auto"/>
              <w:left w:val="single" w:sz="4" w:space="0" w:color="auto"/>
              <w:bottom w:val="single" w:sz="4" w:space="0" w:color="auto"/>
              <w:right w:val="single" w:sz="4" w:space="0" w:color="auto"/>
            </w:tcBorders>
          </w:tcPr>
          <w:p w14:paraId="4D738044"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 xml:space="preserve">Monthly </w:t>
            </w:r>
          </w:p>
          <w:p w14:paraId="630C81DA"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Volumes</w:t>
            </w:r>
          </w:p>
        </w:tc>
        <w:tc>
          <w:tcPr>
            <w:tcW w:w="3500" w:type="pct"/>
            <w:tcBorders>
              <w:top w:val="single" w:sz="4" w:space="0" w:color="auto"/>
              <w:left w:val="single" w:sz="4" w:space="0" w:color="auto"/>
              <w:bottom w:val="single" w:sz="4" w:space="0" w:color="auto"/>
              <w:right w:val="single" w:sz="4" w:space="0" w:color="auto"/>
            </w:tcBorders>
          </w:tcPr>
          <w:p w14:paraId="71DE62A2"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As per each BU issued forecast / purchase orders</w:t>
            </w:r>
          </w:p>
        </w:tc>
      </w:tr>
      <w:tr w:rsidR="008D0052" w14:paraId="0E8E83A7" w14:textId="77777777" w:rsidTr="001218A6">
        <w:tc>
          <w:tcPr>
            <w:tcW w:w="250" w:type="pct"/>
            <w:tcBorders>
              <w:top w:val="single" w:sz="4" w:space="0" w:color="auto"/>
              <w:left w:val="single" w:sz="4" w:space="0" w:color="auto"/>
              <w:bottom w:val="single" w:sz="4" w:space="0" w:color="auto"/>
              <w:right w:val="single" w:sz="4" w:space="0" w:color="auto"/>
            </w:tcBorders>
          </w:tcPr>
          <w:p w14:paraId="2FBA7A37"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6.</w:t>
            </w:r>
          </w:p>
        </w:tc>
        <w:tc>
          <w:tcPr>
            <w:tcW w:w="1250" w:type="pct"/>
            <w:tcBorders>
              <w:top w:val="single" w:sz="4" w:space="0" w:color="auto"/>
              <w:left w:val="single" w:sz="4" w:space="0" w:color="auto"/>
              <w:bottom w:val="single" w:sz="4" w:space="0" w:color="auto"/>
              <w:right w:val="single" w:sz="4" w:space="0" w:color="auto"/>
            </w:tcBorders>
          </w:tcPr>
          <w:p w14:paraId="1FEF6F37" w14:textId="77777777" w:rsidR="00A36E01" w:rsidRPr="00D0703E" w:rsidRDefault="00A36E01" w:rsidP="00A5513B">
            <w:pPr>
              <w:spacing w:after="160" w:line="259" w:lineRule="auto"/>
              <w:rPr>
                <w:rFonts w:ascii="Arial" w:hAnsi="Arial" w:cs="Arial"/>
                <w:lang w:val="en-GB"/>
              </w:rPr>
            </w:pPr>
            <w:r w:rsidRPr="00D0703E">
              <w:rPr>
                <w:rFonts w:ascii="Arial" w:hAnsi="Arial" w:cs="Arial"/>
                <w:b/>
                <w:lang w:val="en-GB"/>
              </w:rPr>
              <w:t>Packing</w:t>
            </w:r>
          </w:p>
        </w:tc>
        <w:tc>
          <w:tcPr>
            <w:tcW w:w="3500" w:type="pct"/>
            <w:tcBorders>
              <w:top w:val="single" w:sz="4" w:space="0" w:color="auto"/>
              <w:left w:val="single" w:sz="4" w:space="0" w:color="auto"/>
              <w:bottom w:val="single" w:sz="4" w:space="0" w:color="auto"/>
              <w:right w:val="single" w:sz="4" w:space="0" w:color="auto"/>
            </w:tcBorders>
          </w:tcPr>
          <w:p w14:paraId="3F8A65A6" w14:textId="77777777" w:rsidR="00A36E01" w:rsidRPr="00D0703E" w:rsidRDefault="00A36E01" w:rsidP="00A5513B">
            <w:pPr>
              <w:spacing w:after="160" w:line="259" w:lineRule="auto"/>
              <w:rPr>
                <w:rFonts w:ascii="Arial" w:hAnsi="Arial" w:cs="Arial"/>
                <w:lang w:val="en-GB"/>
              </w:rPr>
            </w:pPr>
            <w:r w:rsidRPr="00D0703E">
              <w:rPr>
                <w:rFonts w:ascii="Arial" w:hAnsi="Arial" w:cs="Arial"/>
                <w:lang w:val="en-GB"/>
              </w:rPr>
              <w:t>The Supplier shall ensure that the Ingredients are properly packed and secured in such manner as to enable them to reach their destination in good condition.</w:t>
            </w:r>
          </w:p>
        </w:tc>
      </w:tr>
      <w:tr w:rsidR="002428BD" w14:paraId="4B9F71FD" w14:textId="77777777" w:rsidTr="001218A6">
        <w:tc>
          <w:tcPr>
            <w:tcW w:w="250" w:type="pct"/>
            <w:tcBorders>
              <w:top w:val="single" w:sz="4" w:space="0" w:color="auto"/>
              <w:left w:val="single" w:sz="4" w:space="0" w:color="auto"/>
              <w:bottom w:val="single" w:sz="4" w:space="0" w:color="auto"/>
              <w:right w:val="single" w:sz="4" w:space="0" w:color="auto"/>
            </w:tcBorders>
          </w:tcPr>
          <w:p w14:paraId="7147FEA7" w14:textId="1C116E70" w:rsidR="002428BD" w:rsidRPr="00D0703E" w:rsidRDefault="002428BD" w:rsidP="00A5513B">
            <w:pPr>
              <w:spacing w:after="160" w:line="259" w:lineRule="auto"/>
              <w:rPr>
                <w:rFonts w:ascii="Arial" w:hAnsi="Arial" w:cs="Arial"/>
                <w:lang w:val="en-GB"/>
              </w:rPr>
            </w:pPr>
            <w:r>
              <w:rPr>
                <w:rFonts w:ascii="Arial" w:hAnsi="Arial" w:cs="Arial"/>
                <w:lang w:val="en-GB"/>
              </w:rPr>
              <w:t>7.</w:t>
            </w:r>
          </w:p>
        </w:tc>
        <w:tc>
          <w:tcPr>
            <w:tcW w:w="1250" w:type="pct"/>
            <w:tcBorders>
              <w:top w:val="single" w:sz="4" w:space="0" w:color="auto"/>
              <w:left w:val="single" w:sz="4" w:space="0" w:color="auto"/>
              <w:bottom w:val="single" w:sz="4" w:space="0" w:color="auto"/>
              <w:right w:val="single" w:sz="4" w:space="0" w:color="auto"/>
            </w:tcBorders>
          </w:tcPr>
          <w:p w14:paraId="72012F59" w14:textId="29822D0E" w:rsidR="002428BD" w:rsidRPr="00D0703E" w:rsidRDefault="002428BD" w:rsidP="00A5513B">
            <w:pPr>
              <w:spacing w:after="160" w:line="259" w:lineRule="auto"/>
              <w:rPr>
                <w:rFonts w:ascii="Arial" w:hAnsi="Arial" w:cs="Arial"/>
                <w:b/>
                <w:lang w:val="en-GB"/>
              </w:rPr>
            </w:pPr>
            <w:r>
              <w:rPr>
                <w:rFonts w:ascii="Arial" w:hAnsi="Arial" w:cs="Arial"/>
                <w:b/>
                <w:lang w:val="en-GB"/>
              </w:rPr>
              <w:t xml:space="preserve">Equipment </w:t>
            </w:r>
          </w:p>
        </w:tc>
        <w:tc>
          <w:tcPr>
            <w:tcW w:w="3500" w:type="pct"/>
            <w:tcBorders>
              <w:top w:val="single" w:sz="4" w:space="0" w:color="auto"/>
              <w:left w:val="single" w:sz="4" w:space="0" w:color="auto"/>
              <w:bottom w:val="single" w:sz="4" w:space="0" w:color="auto"/>
              <w:right w:val="single" w:sz="4" w:space="0" w:color="auto"/>
            </w:tcBorders>
          </w:tcPr>
          <w:p w14:paraId="32824BB7" w14:textId="4C93480A" w:rsidR="002428BD" w:rsidRPr="00D0703E" w:rsidRDefault="002428BD" w:rsidP="00A5513B">
            <w:pPr>
              <w:spacing w:after="160" w:line="259" w:lineRule="auto"/>
              <w:rPr>
                <w:rFonts w:ascii="Arial" w:hAnsi="Arial" w:cs="Arial"/>
                <w:lang w:val="en-GB"/>
              </w:rPr>
            </w:pPr>
            <w:r>
              <w:rPr>
                <w:rFonts w:ascii="Arial" w:hAnsi="Arial" w:cs="Arial"/>
                <w:lang w:val="en-GB"/>
              </w:rPr>
              <w:t>Refer to Schedule 1 attached hereto</w:t>
            </w:r>
          </w:p>
        </w:tc>
      </w:tr>
    </w:tbl>
    <w:p w14:paraId="1143BB5B" w14:textId="6E775FAF" w:rsidR="005B34BE" w:rsidRDefault="005B34BE">
      <w:pPr>
        <w:rPr>
          <w:rFonts w:ascii="Arial" w:hAnsi="Arial" w:cs="Arial"/>
          <w:b/>
          <w:caps/>
        </w:rPr>
      </w:pPr>
    </w:p>
    <w:p w14:paraId="749E9D4E" w14:textId="77777777" w:rsidR="005B34BE" w:rsidRDefault="005B34BE">
      <w:pPr>
        <w:rPr>
          <w:rFonts w:ascii="Arial" w:hAnsi="Arial" w:cs="Arial"/>
          <w:b/>
          <w:caps/>
        </w:rPr>
      </w:pPr>
    </w:p>
    <w:p w14:paraId="527A68CB" w14:textId="0E220AB5" w:rsidR="007268D1" w:rsidRDefault="007268D1">
      <w:pPr>
        <w:rPr>
          <w:rFonts w:ascii="Arial" w:hAnsi="Arial" w:cs="Arial"/>
          <w:b/>
          <w:caps/>
        </w:rPr>
      </w:pPr>
      <w:r>
        <w:rPr>
          <w:rFonts w:ascii="Arial" w:hAnsi="Arial" w:cs="Arial"/>
          <w:b/>
          <w:caps/>
        </w:rPr>
        <w:t xml:space="preserve">period </w:t>
      </w:r>
      <w:r w:rsidR="0050283B">
        <w:rPr>
          <w:rFonts w:ascii="Arial" w:hAnsi="Arial" w:cs="Arial"/>
          <w:b/>
          <w:caps/>
        </w:rPr>
        <w:t>1 April 2023</w:t>
      </w:r>
      <w:r>
        <w:rPr>
          <w:rFonts w:ascii="Arial" w:hAnsi="Arial" w:cs="Arial"/>
          <w:b/>
          <w:caps/>
        </w:rPr>
        <w:t xml:space="preserve"> until amended by agreement</w:t>
      </w:r>
    </w:p>
    <w:tbl>
      <w:tblPr>
        <w:tblW w:w="10382" w:type="dxa"/>
        <w:tblLook w:val="04A0" w:firstRow="1" w:lastRow="0" w:firstColumn="1" w:lastColumn="0" w:noHBand="0" w:noVBand="1"/>
      </w:tblPr>
      <w:tblGrid>
        <w:gridCol w:w="6535"/>
        <w:gridCol w:w="1731"/>
        <w:gridCol w:w="2116"/>
      </w:tblGrid>
      <w:tr w:rsidR="00DD0637" w:rsidRPr="00D0703E" w14:paraId="19C65583" w14:textId="77777777" w:rsidTr="0071504C">
        <w:trPr>
          <w:trHeight w:val="267"/>
        </w:trPr>
        <w:tc>
          <w:tcPr>
            <w:tcW w:w="6535" w:type="dxa"/>
            <w:tcBorders>
              <w:top w:val="single" w:sz="4" w:space="0" w:color="000000"/>
              <w:left w:val="single" w:sz="4" w:space="0" w:color="000000"/>
              <w:bottom w:val="single" w:sz="4" w:space="0" w:color="000000"/>
              <w:right w:val="single" w:sz="4" w:space="0" w:color="000000"/>
            </w:tcBorders>
            <w:shd w:val="clear" w:color="000000" w:fill="E1E1E1"/>
            <w:noWrap/>
            <w:vAlign w:val="bottom"/>
            <w:hideMark/>
          </w:tcPr>
          <w:p w14:paraId="18487038" w14:textId="475D6F69" w:rsidR="00DD0637" w:rsidRPr="00D0703E" w:rsidRDefault="00DD0637" w:rsidP="005538DD">
            <w:pPr>
              <w:spacing w:after="0" w:line="240" w:lineRule="auto"/>
              <w:rPr>
                <w:rFonts w:ascii="Arial" w:hAnsi="Arial" w:cs="Arial"/>
                <w:b/>
                <w:bCs/>
                <w:color w:val="000000"/>
                <w:lang w:val="en-ZA" w:eastAsia="en-ZA"/>
              </w:rPr>
            </w:pPr>
            <w:r>
              <w:rPr>
                <w:rFonts w:ascii="Arial" w:hAnsi="Arial" w:cs="Arial"/>
                <w:b/>
                <w:bCs/>
                <w:color w:val="000000"/>
                <w:lang w:val="en-ZA" w:eastAsia="en-ZA"/>
              </w:rPr>
              <w:t>Ingredients</w:t>
            </w:r>
          </w:p>
        </w:tc>
        <w:tc>
          <w:tcPr>
            <w:tcW w:w="1731" w:type="dxa"/>
            <w:tcBorders>
              <w:top w:val="single" w:sz="4" w:space="0" w:color="000000"/>
              <w:left w:val="nil"/>
              <w:bottom w:val="single" w:sz="4" w:space="0" w:color="000000"/>
              <w:right w:val="single" w:sz="4" w:space="0" w:color="000000"/>
            </w:tcBorders>
            <w:shd w:val="clear" w:color="000000" w:fill="E1E1E1"/>
            <w:noWrap/>
            <w:vAlign w:val="bottom"/>
            <w:hideMark/>
          </w:tcPr>
          <w:p w14:paraId="0D62FDDE" w14:textId="77777777" w:rsidR="00DD0637" w:rsidRDefault="00DD0637" w:rsidP="005538DD">
            <w:pPr>
              <w:spacing w:after="0" w:line="240" w:lineRule="auto"/>
              <w:rPr>
                <w:rFonts w:ascii="Arial" w:hAnsi="Arial" w:cs="Arial"/>
                <w:b/>
                <w:bCs/>
                <w:color w:val="000000"/>
                <w:lang w:val="en-ZA" w:eastAsia="en-ZA"/>
              </w:rPr>
            </w:pPr>
            <w:r>
              <w:rPr>
                <w:rFonts w:ascii="Arial" w:hAnsi="Arial" w:cs="Arial"/>
                <w:b/>
                <w:bCs/>
                <w:color w:val="000000"/>
                <w:lang w:val="en-ZA" w:eastAsia="en-ZA"/>
              </w:rPr>
              <w:t>Price Per kg</w:t>
            </w:r>
          </w:p>
          <w:p w14:paraId="2E05CB6B" w14:textId="7779E27D" w:rsidR="00DD0637" w:rsidRPr="00D0703E" w:rsidRDefault="00DD0637" w:rsidP="005538DD">
            <w:pPr>
              <w:spacing w:after="0" w:line="240" w:lineRule="auto"/>
              <w:rPr>
                <w:rFonts w:ascii="Arial" w:hAnsi="Arial" w:cs="Arial"/>
                <w:b/>
                <w:bCs/>
                <w:color w:val="000000"/>
                <w:lang w:val="en-ZA" w:eastAsia="en-ZA"/>
              </w:rPr>
            </w:pPr>
            <w:r>
              <w:rPr>
                <w:rFonts w:ascii="Arial" w:hAnsi="Arial" w:cs="Arial"/>
                <w:b/>
                <w:bCs/>
                <w:color w:val="000000"/>
                <w:lang w:val="en-ZA" w:eastAsia="en-ZA"/>
              </w:rPr>
              <w:t>Inland and KZN</w:t>
            </w:r>
          </w:p>
        </w:tc>
        <w:tc>
          <w:tcPr>
            <w:tcW w:w="2116" w:type="dxa"/>
            <w:tcBorders>
              <w:top w:val="single" w:sz="4" w:space="0" w:color="000000"/>
              <w:left w:val="nil"/>
              <w:bottom w:val="single" w:sz="4" w:space="0" w:color="000000"/>
              <w:right w:val="single" w:sz="4" w:space="0" w:color="000000"/>
            </w:tcBorders>
            <w:shd w:val="clear" w:color="000000" w:fill="E1E1E1"/>
            <w:noWrap/>
            <w:vAlign w:val="bottom"/>
            <w:hideMark/>
          </w:tcPr>
          <w:p w14:paraId="0D01D01C" w14:textId="77777777" w:rsidR="00DD0637" w:rsidRDefault="00DD0637" w:rsidP="00DD0637">
            <w:pPr>
              <w:spacing w:after="0" w:line="240" w:lineRule="auto"/>
              <w:rPr>
                <w:rFonts w:ascii="Arial" w:hAnsi="Arial" w:cs="Arial"/>
                <w:b/>
                <w:bCs/>
                <w:color w:val="000000"/>
                <w:lang w:val="en-ZA" w:eastAsia="en-ZA"/>
              </w:rPr>
            </w:pPr>
            <w:r>
              <w:rPr>
                <w:rFonts w:ascii="Arial" w:hAnsi="Arial" w:cs="Arial"/>
                <w:b/>
                <w:bCs/>
                <w:color w:val="000000"/>
                <w:lang w:val="en-ZA" w:eastAsia="en-ZA"/>
              </w:rPr>
              <w:t>Price Per kg</w:t>
            </w:r>
          </w:p>
          <w:p w14:paraId="2F598EC1" w14:textId="114E4789" w:rsidR="00DD0637" w:rsidRPr="00D0703E" w:rsidRDefault="00DD0637" w:rsidP="00DD0637">
            <w:pPr>
              <w:spacing w:after="0" w:line="240" w:lineRule="auto"/>
              <w:rPr>
                <w:rFonts w:ascii="Arial" w:hAnsi="Arial" w:cs="Arial"/>
                <w:b/>
                <w:bCs/>
                <w:color w:val="000000"/>
                <w:lang w:val="en-ZA" w:eastAsia="en-ZA"/>
              </w:rPr>
            </w:pPr>
            <w:r>
              <w:rPr>
                <w:rFonts w:ascii="Arial" w:hAnsi="Arial" w:cs="Arial"/>
                <w:b/>
                <w:bCs/>
                <w:color w:val="000000"/>
                <w:lang w:val="en-ZA" w:eastAsia="en-ZA"/>
              </w:rPr>
              <w:t>Cape Town</w:t>
            </w:r>
          </w:p>
        </w:tc>
      </w:tr>
      <w:tr w:rsidR="00DD0637" w:rsidRPr="00D0703E" w14:paraId="594B9677" w14:textId="77777777" w:rsidTr="0071504C">
        <w:trPr>
          <w:trHeight w:val="267"/>
        </w:trPr>
        <w:tc>
          <w:tcPr>
            <w:tcW w:w="6535" w:type="dxa"/>
            <w:tcBorders>
              <w:top w:val="nil"/>
              <w:left w:val="single" w:sz="4" w:space="0" w:color="000000"/>
              <w:bottom w:val="single" w:sz="4" w:space="0" w:color="000000"/>
              <w:right w:val="single" w:sz="4" w:space="0" w:color="000000"/>
            </w:tcBorders>
            <w:shd w:val="clear" w:color="000000" w:fill="F5F5F5"/>
            <w:noWrap/>
            <w:vAlign w:val="bottom"/>
            <w:hideMark/>
          </w:tcPr>
          <w:p w14:paraId="0703CC05" w14:textId="0154F2B2" w:rsidR="00DD0637" w:rsidRPr="00D0703E" w:rsidRDefault="00DD0637" w:rsidP="005538DD">
            <w:pPr>
              <w:spacing w:after="0" w:line="240" w:lineRule="auto"/>
              <w:rPr>
                <w:rFonts w:ascii="Arial" w:hAnsi="Arial" w:cs="Arial"/>
                <w:color w:val="000000"/>
                <w:lang w:val="en-ZA" w:eastAsia="en-ZA"/>
              </w:rPr>
            </w:pPr>
            <w:r w:rsidRPr="00D0703E">
              <w:rPr>
                <w:rFonts w:ascii="Arial" w:hAnsi="Arial" w:cs="Arial"/>
                <w:color w:val="000000"/>
                <w:lang w:val="en-ZA" w:eastAsia="en-ZA"/>
              </w:rPr>
              <w:t>CREAM YEAST</w:t>
            </w:r>
          </w:p>
        </w:tc>
        <w:tc>
          <w:tcPr>
            <w:tcW w:w="1731" w:type="dxa"/>
            <w:tcBorders>
              <w:top w:val="nil"/>
              <w:left w:val="nil"/>
              <w:bottom w:val="single" w:sz="4" w:space="0" w:color="000000"/>
              <w:right w:val="single" w:sz="4" w:space="0" w:color="000000"/>
            </w:tcBorders>
            <w:shd w:val="clear" w:color="000000" w:fill="B9B9DD"/>
            <w:noWrap/>
            <w:vAlign w:val="bottom"/>
            <w:hideMark/>
          </w:tcPr>
          <w:p w14:paraId="37B695A9" w14:textId="1D7545EF" w:rsidR="00DD0637" w:rsidRPr="00D0703E" w:rsidRDefault="00DD0637" w:rsidP="005538DD">
            <w:pPr>
              <w:spacing w:after="0" w:line="240" w:lineRule="auto"/>
              <w:jc w:val="right"/>
              <w:rPr>
                <w:rFonts w:ascii="Arial" w:hAnsi="Arial" w:cs="Arial"/>
                <w:color w:val="000000"/>
                <w:lang w:val="en-ZA" w:eastAsia="en-ZA"/>
              </w:rPr>
            </w:pPr>
            <w:r>
              <w:rPr>
                <w:rFonts w:ascii="Arial" w:hAnsi="Arial" w:cs="Arial"/>
                <w:color w:val="000000"/>
                <w:lang w:val="en-ZA" w:eastAsia="en-ZA"/>
              </w:rPr>
              <w:t>1</w:t>
            </w:r>
            <w:r w:rsidR="00C16D38">
              <w:rPr>
                <w:rFonts w:ascii="Arial" w:hAnsi="Arial" w:cs="Arial"/>
                <w:color w:val="000000"/>
                <w:lang w:val="en-ZA" w:eastAsia="en-ZA"/>
              </w:rPr>
              <w:t>1.73</w:t>
            </w:r>
          </w:p>
        </w:tc>
        <w:tc>
          <w:tcPr>
            <w:tcW w:w="2116" w:type="dxa"/>
            <w:tcBorders>
              <w:top w:val="nil"/>
              <w:left w:val="nil"/>
              <w:bottom w:val="single" w:sz="4" w:space="0" w:color="000000"/>
              <w:right w:val="single" w:sz="4" w:space="0" w:color="000000"/>
            </w:tcBorders>
            <w:shd w:val="clear" w:color="000000" w:fill="B9B9DD"/>
            <w:noWrap/>
            <w:vAlign w:val="bottom"/>
            <w:hideMark/>
          </w:tcPr>
          <w:p w14:paraId="729856EC" w14:textId="5C35C226" w:rsidR="00DD0637" w:rsidRPr="00D0703E" w:rsidRDefault="00DD0637" w:rsidP="005538DD">
            <w:pPr>
              <w:spacing w:after="0" w:line="240" w:lineRule="auto"/>
              <w:jc w:val="right"/>
              <w:rPr>
                <w:rFonts w:ascii="Arial" w:hAnsi="Arial" w:cs="Arial"/>
                <w:color w:val="000000"/>
                <w:lang w:val="en-ZA" w:eastAsia="en-ZA"/>
              </w:rPr>
            </w:pPr>
            <w:r>
              <w:rPr>
                <w:rFonts w:ascii="Arial" w:hAnsi="Arial" w:cs="Arial"/>
                <w:color w:val="000000"/>
                <w:lang w:val="en-ZA" w:eastAsia="en-ZA"/>
              </w:rPr>
              <w:t>1</w:t>
            </w:r>
            <w:r w:rsidR="00C16D38">
              <w:rPr>
                <w:rFonts w:ascii="Arial" w:hAnsi="Arial" w:cs="Arial"/>
                <w:color w:val="000000"/>
                <w:lang w:val="en-ZA" w:eastAsia="en-ZA"/>
              </w:rPr>
              <w:t>2.11</w:t>
            </w:r>
          </w:p>
        </w:tc>
      </w:tr>
      <w:tr w:rsidR="00DD0637" w:rsidRPr="00D0703E" w14:paraId="0B87641C" w14:textId="77777777" w:rsidTr="0071504C">
        <w:trPr>
          <w:trHeight w:val="267"/>
        </w:trPr>
        <w:tc>
          <w:tcPr>
            <w:tcW w:w="6535" w:type="dxa"/>
            <w:tcBorders>
              <w:top w:val="nil"/>
              <w:left w:val="single" w:sz="4" w:space="0" w:color="000000"/>
              <w:bottom w:val="single" w:sz="4" w:space="0" w:color="000000"/>
              <w:right w:val="single" w:sz="4" w:space="0" w:color="000000"/>
            </w:tcBorders>
            <w:shd w:val="clear" w:color="000000" w:fill="F5F5F5"/>
            <w:noWrap/>
            <w:vAlign w:val="bottom"/>
            <w:hideMark/>
          </w:tcPr>
          <w:p w14:paraId="43D84173" w14:textId="25A8FACD" w:rsidR="00DD0637" w:rsidRPr="00D0703E" w:rsidRDefault="00DD0637" w:rsidP="005538DD">
            <w:pPr>
              <w:spacing w:after="0" w:line="240" w:lineRule="auto"/>
              <w:rPr>
                <w:rFonts w:ascii="Arial" w:hAnsi="Arial" w:cs="Arial"/>
                <w:color w:val="000000"/>
                <w:lang w:val="en-ZA" w:eastAsia="en-ZA"/>
              </w:rPr>
            </w:pPr>
            <w:r>
              <w:rPr>
                <w:rFonts w:ascii="Arial" w:hAnsi="Arial" w:cs="Arial"/>
                <w:color w:val="000000"/>
                <w:lang w:val="en-ZA" w:eastAsia="en-ZA"/>
              </w:rPr>
              <w:t>BLOCK YEAST</w:t>
            </w:r>
          </w:p>
        </w:tc>
        <w:tc>
          <w:tcPr>
            <w:tcW w:w="1731" w:type="dxa"/>
            <w:tcBorders>
              <w:top w:val="nil"/>
              <w:left w:val="nil"/>
              <w:bottom w:val="single" w:sz="4" w:space="0" w:color="000000"/>
              <w:right w:val="single" w:sz="4" w:space="0" w:color="000000"/>
            </w:tcBorders>
            <w:shd w:val="clear" w:color="000000" w:fill="B9B9DD"/>
            <w:noWrap/>
            <w:vAlign w:val="bottom"/>
            <w:hideMark/>
          </w:tcPr>
          <w:p w14:paraId="5A53BA08" w14:textId="7CFF3771" w:rsidR="00DD0637" w:rsidRPr="00D0703E" w:rsidRDefault="00DD0637" w:rsidP="0071504C">
            <w:pPr>
              <w:spacing w:after="0" w:line="240" w:lineRule="auto"/>
              <w:jc w:val="right"/>
              <w:rPr>
                <w:rFonts w:ascii="Arial" w:hAnsi="Arial" w:cs="Arial"/>
                <w:color w:val="000000"/>
                <w:lang w:val="en-ZA" w:eastAsia="en-ZA"/>
              </w:rPr>
            </w:pPr>
            <w:r>
              <w:rPr>
                <w:rFonts w:ascii="Arial" w:hAnsi="Arial" w:cs="Arial"/>
                <w:color w:val="000000"/>
                <w:lang w:val="en-ZA" w:eastAsia="en-ZA"/>
              </w:rPr>
              <w:t>1</w:t>
            </w:r>
            <w:r w:rsidR="00C16D38">
              <w:rPr>
                <w:rFonts w:ascii="Arial" w:hAnsi="Arial" w:cs="Arial"/>
                <w:color w:val="000000"/>
                <w:lang w:val="en-ZA" w:eastAsia="en-ZA"/>
              </w:rPr>
              <w:t>9.94</w:t>
            </w:r>
          </w:p>
        </w:tc>
        <w:tc>
          <w:tcPr>
            <w:tcW w:w="2116" w:type="dxa"/>
            <w:tcBorders>
              <w:top w:val="nil"/>
              <w:left w:val="nil"/>
              <w:bottom w:val="single" w:sz="4" w:space="0" w:color="000000"/>
              <w:right w:val="single" w:sz="4" w:space="0" w:color="000000"/>
            </w:tcBorders>
            <w:shd w:val="clear" w:color="000000" w:fill="B9B9DD"/>
            <w:noWrap/>
            <w:vAlign w:val="bottom"/>
            <w:hideMark/>
          </w:tcPr>
          <w:p w14:paraId="5914BC44" w14:textId="3A5F995D" w:rsidR="00DD0637" w:rsidRPr="00D0703E" w:rsidRDefault="00C16D38" w:rsidP="005538DD">
            <w:pPr>
              <w:spacing w:after="0" w:line="240" w:lineRule="auto"/>
              <w:jc w:val="right"/>
              <w:rPr>
                <w:rFonts w:ascii="Arial" w:hAnsi="Arial" w:cs="Arial"/>
                <w:color w:val="000000"/>
                <w:lang w:val="en-ZA" w:eastAsia="en-ZA"/>
              </w:rPr>
            </w:pPr>
            <w:r>
              <w:rPr>
                <w:rFonts w:ascii="Arial" w:hAnsi="Arial" w:cs="Arial"/>
                <w:color w:val="000000"/>
                <w:lang w:val="en-ZA" w:eastAsia="en-ZA"/>
              </w:rPr>
              <w:t>20.60</w:t>
            </w:r>
          </w:p>
        </w:tc>
      </w:tr>
    </w:tbl>
    <w:p w14:paraId="7C88DD8F" w14:textId="4C08CF7F" w:rsidR="007909A6" w:rsidRPr="00D0703E" w:rsidRDefault="007909A6">
      <w:pPr>
        <w:rPr>
          <w:rFonts w:ascii="Arial" w:hAnsi="Arial" w:cs="Arial"/>
          <w:b/>
          <w:caps/>
          <w:sz w:val="20"/>
          <w:szCs w:val="20"/>
        </w:rPr>
      </w:pPr>
      <w:r w:rsidRPr="00D0703E">
        <w:rPr>
          <w:rFonts w:ascii="Arial" w:hAnsi="Arial" w:cs="Arial"/>
          <w:sz w:val="20"/>
          <w:szCs w:val="20"/>
        </w:rPr>
        <w:t>The supplier</w:t>
      </w:r>
      <w:r w:rsidRPr="00D0703E">
        <w:rPr>
          <w:rFonts w:ascii="Arial" w:hAnsi="Arial" w:cs="Arial"/>
          <w:bCs/>
          <w:sz w:val="20"/>
          <w:szCs w:val="20"/>
        </w:rPr>
        <w:t xml:space="preserve"> pricing policy on </w:t>
      </w:r>
      <w:r w:rsidR="007268D1">
        <w:rPr>
          <w:rFonts w:ascii="Arial" w:hAnsi="Arial" w:cs="Arial"/>
          <w:bCs/>
          <w:sz w:val="20"/>
          <w:szCs w:val="20"/>
        </w:rPr>
        <w:t xml:space="preserve">the </w:t>
      </w:r>
      <w:r w:rsidR="00573969">
        <w:rPr>
          <w:rFonts w:ascii="Arial" w:hAnsi="Arial" w:cs="Arial"/>
          <w:bCs/>
          <w:sz w:val="20"/>
          <w:szCs w:val="20"/>
        </w:rPr>
        <w:t>ingredients</w:t>
      </w:r>
      <w:r w:rsidR="007268D1" w:rsidRPr="00D0703E">
        <w:rPr>
          <w:rFonts w:ascii="Arial" w:hAnsi="Arial" w:cs="Arial"/>
          <w:bCs/>
          <w:sz w:val="20"/>
          <w:szCs w:val="20"/>
        </w:rPr>
        <w:t xml:space="preserve"> </w:t>
      </w:r>
      <w:r w:rsidRPr="00D0703E">
        <w:rPr>
          <w:rFonts w:ascii="Arial" w:hAnsi="Arial" w:cs="Arial"/>
          <w:bCs/>
          <w:sz w:val="20"/>
          <w:szCs w:val="20"/>
        </w:rPr>
        <w:t xml:space="preserve">is well established and based on sound market principles. Pricing is linked to purchased volumes as well as location. The usage of </w:t>
      </w:r>
      <w:r w:rsidR="00573969">
        <w:rPr>
          <w:rFonts w:ascii="Arial" w:hAnsi="Arial" w:cs="Arial"/>
          <w:bCs/>
          <w:sz w:val="20"/>
          <w:szCs w:val="20"/>
        </w:rPr>
        <w:t>t</w:t>
      </w:r>
      <w:r w:rsidR="007268D1">
        <w:rPr>
          <w:rFonts w:ascii="Arial" w:hAnsi="Arial" w:cs="Arial"/>
          <w:bCs/>
          <w:sz w:val="20"/>
          <w:szCs w:val="20"/>
        </w:rPr>
        <w:t>he Ingredients</w:t>
      </w:r>
      <w:r w:rsidRPr="00D0703E">
        <w:rPr>
          <w:rFonts w:ascii="Arial" w:hAnsi="Arial" w:cs="Arial"/>
          <w:bCs/>
          <w:sz w:val="20"/>
          <w:szCs w:val="20"/>
        </w:rPr>
        <w:t xml:space="preserve"> supplied to </w:t>
      </w:r>
      <w:r w:rsidR="007268D1">
        <w:rPr>
          <w:rFonts w:ascii="Arial" w:hAnsi="Arial" w:cs="Arial"/>
          <w:bCs/>
          <w:sz w:val="20"/>
          <w:szCs w:val="20"/>
        </w:rPr>
        <w:t>Tiger</w:t>
      </w:r>
      <w:r w:rsidR="007268D1" w:rsidRPr="00D0703E">
        <w:rPr>
          <w:rFonts w:ascii="Arial" w:hAnsi="Arial" w:cs="Arial"/>
          <w:bCs/>
          <w:sz w:val="20"/>
          <w:szCs w:val="20"/>
        </w:rPr>
        <w:t xml:space="preserve"> </w:t>
      </w:r>
      <w:r w:rsidRPr="00D0703E">
        <w:rPr>
          <w:rFonts w:ascii="Arial" w:hAnsi="Arial" w:cs="Arial"/>
          <w:bCs/>
          <w:sz w:val="20"/>
          <w:szCs w:val="20"/>
        </w:rPr>
        <w:t>will be on the basis of 1.7 litres of cream yeast replaces 1 kg of compressed yeast.</w:t>
      </w:r>
    </w:p>
    <w:p w14:paraId="585A41C8" w14:textId="2EDA5787" w:rsidR="007909A6" w:rsidRPr="00D0703E" w:rsidRDefault="007909A6" w:rsidP="00C1418B">
      <w:pPr>
        <w:rPr>
          <w:rFonts w:ascii="Arial" w:hAnsi="Arial" w:cs="Arial"/>
          <w:b/>
          <w:caps/>
        </w:rPr>
      </w:pPr>
    </w:p>
    <w:p w14:paraId="3F69D578" w14:textId="4DC64D4E" w:rsidR="007268D1" w:rsidRDefault="007268D1">
      <w:pPr>
        <w:rPr>
          <w:rFonts w:ascii="Arial" w:hAnsi="Arial" w:cs="Arial"/>
          <w:b/>
          <w:caps/>
        </w:rPr>
      </w:pPr>
      <w:r>
        <w:rPr>
          <w:rFonts w:ascii="Arial" w:hAnsi="Arial" w:cs="Arial"/>
          <w:b/>
          <w:caps/>
        </w:rPr>
        <w:br w:type="page"/>
      </w:r>
    </w:p>
    <w:p w14:paraId="4B908712" w14:textId="77777777" w:rsidR="008529FC" w:rsidRPr="00D0703E" w:rsidRDefault="008529FC" w:rsidP="00C1418B">
      <w:pPr>
        <w:rPr>
          <w:rFonts w:ascii="Arial" w:hAnsi="Arial" w:cs="Arial"/>
          <w:b/>
          <w:caps/>
        </w:rPr>
      </w:pPr>
    </w:p>
    <w:p w14:paraId="1CD48150" w14:textId="1B2C1A49" w:rsidR="00CD1282" w:rsidRPr="00D0703E" w:rsidRDefault="00C660F2" w:rsidP="007909A6">
      <w:pPr>
        <w:rPr>
          <w:rFonts w:ascii="Arial" w:hAnsi="Arial" w:cs="Arial"/>
          <w:b/>
          <w:bCs/>
          <w:sz w:val="22"/>
          <w:szCs w:val="22"/>
        </w:rPr>
      </w:pPr>
      <w:r w:rsidRPr="00D0703E">
        <w:rPr>
          <w:rFonts w:ascii="Arial" w:hAnsi="Arial" w:cs="Arial"/>
          <w:b/>
          <w:bCs/>
          <w:sz w:val="22"/>
          <w:szCs w:val="22"/>
        </w:rPr>
        <w:t xml:space="preserve">ANNEXURE </w:t>
      </w:r>
      <w:r w:rsidR="00F1561B">
        <w:rPr>
          <w:rFonts w:ascii="Arial" w:hAnsi="Arial" w:cs="Arial"/>
          <w:b/>
          <w:bCs/>
          <w:sz w:val="22"/>
          <w:szCs w:val="22"/>
        </w:rPr>
        <w:t>B</w:t>
      </w:r>
      <w:r w:rsidRPr="00D0703E">
        <w:rPr>
          <w:rFonts w:ascii="Arial" w:hAnsi="Arial" w:cs="Arial"/>
          <w:b/>
          <w:bCs/>
          <w:sz w:val="22"/>
          <w:szCs w:val="22"/>
        </w:rPr>
        <w:t>: SPECIFICATIONS</w:t>
      </w:r>
    </w:p>
    <w:p w14:paraId="5E8D8328" w14:textId="43477D0F" w:rsidR="00D44425" w:rsidRPr="007268D1" w:rsidRDefault="00D44425" w:rsidP="00D44425">
      <w:pPr>
        <w:pStyle w:val="Heading2"/>
        <w:jc w:val="both"/>
        <w:rPr>
          <w:rFonts w:ascii="Arial" w:hAnsi="Arial" w:cs="Arial"/>
          <w:sz w:val="20"/>
          <w:szCs w:val="20"/>
        </w:rPr>
      </w:pPr>
    </w:p>
    <w:p w14:paraId="75ED7476" w14:textId="4B4C3F86" w:rsidR="00D44425" w:rsidRPr="007268D1" w:rsidRDefault="00D44425" w:rsidP="00D44425">
      <w:pPr>
        <w:pStyle w:val="BodyText2"/>
        <w:rPr>
          <w:rFonts w:ascii="Arial" w:hAnsi="Arial" w:cs="Arial"/>
          <w:sz w:val="20"/>
          <w:szCs w:val="20"/>
        </w:rPr>
      </w:pPr>
      <w:r w:rsidRPr="007268D1">
        <w:rPr>
          <w:rFonts w:ascii="Arial" w:hAnsi="Arial" w:cs="Arial"/>
          <w:sz w:val="20"/>
          <w:szCs w:val="20"/>
        </w:rPr>
        <w:t>Cream Yeast is a substantially pure culture of an acceptable strain of Saccharomyces Cerevisiae that has been grown in Wort of Molasses or other suitable material fortified with other necessary ingredients.</w:t>
      </w:r>
    </w:p>
    <w:p w14:paraId="3199D864" w14:textId="77777777" w:rsidR="00D44425" w:rsidRPr="007268D1" w:rsidRDefault="00D44425" w:rsidP="00D44425">
      <w:pPr>
        <w:pStyle w:val="Footer"/>
        <w:spacing w:line="360" w:lineRule="auto"/>
        <w:rPr>
          <w:rFonts w:ascii="Arial" w:hAnsi="Arial" w:cs="Arial"/>
          <w:sz w:val="20"/>
          <w:szCs w:val="20"/>
        </w:rPr>
      </w:pPr>
    </w:p>
    <w:p w14:paraId="760F422D" w14:textId="77777777" w:rsidR="00D44425" w:rsidRPr="007268D1" w:rsidRDefault="00D44425" w:rsidP="00D44425">
      <w:pPr>
        <w:jc w:val="both"/>
        <w:rPr>
          <w:rFonts w:ascii="Arial" w:hAnsi="Arial" w:cs="Arial"/>
          <w:sz w:val="20"/>
          <w:szCs w:val="20"/>
        </w:rPr>
      </w:pPr>
      <w:r w:rsidRPr="007268D1">
        <w:rPr>
          <w:rFonts w:ascii="Arial" w:hAnsi="Arial" w:cs="Arial"/>
          <w:sz w:val="20"/>
          <w:szCs w:val="20"/>
        </w:rPr>
        <w:t xml:space="preserve">“The Products” complies with national legislation, industry norms and standards including the following: </w:t>
      </w:r>
    </w:p>
    <w:p w14:paraId="426AADFC" w14:textId="77777777" w:rsidR="00D44425" w:rsidRPr="007268D1" w:rsidRDefault="00D44425" w:rsidP="00D44425">
      <w:pPr>
        <w:numPr>
          <w:ilvl w:val="0"/>
          <w:numId w:val="57"/>
        </w:numPr>
        <w:spacing w:after="0"/>
        <w:jc w:val="both"/>
        <w:rPr>
          <w:rFonts w:ascii="Arial" w:hAnsi="Arial" w:cs="Arial"/>
          <w:sz w:val="20"/>
          <w:szCs w:val="20"/>
        </w:rPr>
      </w:pPr>
      <w:r w:rsidRPr="007268D1">
        <w:rPr>
          <w:rFonts w:ascii="Arial" w:hAnsi="Arial" w:cs="Arial"/>
          <w:sz w:val="20"/>
          <w:szCs w:val="20"/>
        </w:rPr>
        <w:t>Foodstuffs, Cosmetics and Disinfectants Act, 1972 (Act No. 54 of 1972)</w:t>
      </w:r>
    </w:p>
    <w:p w14:paraId="11A17D48" w14:textId="69E3A74D" w:rsidR="00D44425" w:rsidRPr="007268D1" w:rsidRDefault="00D44425" w:rsidP="00D44425">
      <w:pPr>
        <w:numPr>
          <w:ilvl w:val="0"/>
          <w:numId w:val="57"/>
        </w:numPr>
        <w:spacing w:after="0"/>
        <w:jc w:val="both"/>
        <w:rPr>
          <w:rFonts w:ascii="Arial" w:hAnsi="Arial" w:cs="Arial"/>
          <w:sz w:val="20"/>
          <w:szCs w:val="20"/>
        </w:rPr>
      </w:pPr>
      <w:r w:rsidRPr="007268D1">
        <w:rPr>
          <w:rFonts w:ascii="Arial" w:hAnsi="Arial" w:cs="Arial"/>
          <w:sz w:val="20"/>
          <w:szCs w:val="20"/>
        </w:rPr>
        <w:t xml:space="preserve">SANS </w:t>
      </w:r>
      <w:r w:rsidR="00FD2C54" w:rsidRPr="007268D1">
        <w:rPr>
          <w:rFonts w:ascii="Arial" w:hAnsi="Arial" w:cs="Arial"/>
          <w:sz w:val="20"/>
          <w:szCs w:val="20"/>
        </w:rPr>
        <w:t>10049: –</w:t>
      </w:r>
      <w:r w:rsidRPr="007268D1">
        <w:rPr>
          <w:rFonts w:ascii="Arial" w:hAnsi="Arial" w:cs="Arial"/>
          <w:sz w:val="20"/>
          <w:szCs w:val="20"/>
        </w:rPr>
        <w:t xml:space="preserve"> Food Hygiene Management</w:t>
      </w:r>
    </w:p>
    <w:p w14:paraId="7B4FF9BC" w14:textId="03520002" w:rsidR="00D44425" w:rsidRDefault="00D44425" w:rsidP="00D44425">
      <w:pPr>
        <w:numPr>
          <w:ilvl w:val="0"/>
          <w:numId w:val="57"/>
        </w:numPr>
        <w:spacing w:after="0"/>
        <w:jc w:val="both"/>
        <w:rPr>
          <w:rFonts w:ascii="Arial" w:hAnsi="Arial" w:cs="Arial"/>
          <w:sz w:val="20"/>
          <w:szCs w:val="20"/>
        </w:rPr>
      </w:pPr>
      <w:r w:rsidRPr="007268D1">
        <w:rPr>
          <w:rFonts w:ascii="Arial" w:hAnsi="Arial" w:cs="Arial"/>
          <w:sz w:val="20"/>
          <w:szCs w:val="20"/>
        </w:rPr>
        <w:t xml:space="preserve">SANS </w:t>
      </w:r>
      <w:r w:rsidR="00FD2C54" w:rsidRPr="007268D1">
        <w:rPr>
          <w:rFonts w:ascii="Arial" w:hAnsi="Arial" w:cs="Arial"/>
          <w:sz w:val="20"/>
          <w:szCs w:val="20"/>
        </w:rPr>
        <w:t>10330: –</w:t>
      </w:r>
      <w:r w:rsidRPr="007268D1">
        <w:rPr>
          <w:rFonts w:ascii="Arial" w:hAnsi="Arial" w:cs="Arial"/>
          <w:sz w:val="20"/>
          <w:szCs w:val="20"/>
        </w:rPr>
        <w:t xml:space="preserve"> Requirements for a Hazard Analysis Critical Control Point (HACCP) System</w:t>
      </w:r>
    </w:p>
    <w:p w14:paraId="0CC3FF6E" w14:textId="12EE9F76" w:rsidR="00F760C7" w:rsidRDefault="007F46A9" w:rsidP="00D44425">
      <w:pPr>
        <w:numPr>
          <w:ilvl w:val="0"/>
          <w:numId w:val="57"/>
        </w:numPr>
        <w:spacing w:after="0"/>
        <w:jc w:val="both"/>
        <w:rPr>
          <w:rFonts w:ascii="Arial" w:hAnsi="Arial" w:cs="Arial"/>
          <w:sz w:val="20"/>
          <w:szCs w:val="20"/>
        </w:rPr>
      </w:pPr>
      <w:r>
        <w:rPr>
          <w:rFonts w:ascii="Arial" w:hAnsi="Arial" w:cs="Arial"/>
          <w:sz w:val="20"/>
          <w:szCs w:val="20"/>
        </w:rPr>
        <w:t>ISO</w:t>
      </w:r>
      <w:r w:rsidR="00F760C7">
        <w:rPr>
          <w:rFonts w:ascii="Arial" w:hAnsi="Arial" w:cs="Arial"/>
          <w:sz w:val="20"/>
          <w:szCs w:val="20"/>
        </w:rPr>
        <w:t>/TS: 22002-1</w:t>
      </w:r>
    </w:p>
    <w:p w14:paraId="6591CCFD" w14:textId="5819D033" w:rsidR="00F760C7" w:rsidRPr="007268D1" w:rsidRDefault="00F760C7" w:rsidP="00D44425">
      <w:pPr>
        <w:numPr>
          <w:ilvl w:val="0"/>
          <w:numId w:val="57"/>
        </w:numPr>
        <w:spacing w:after="0"/>
        <w:jc w:val="both"/>
        <w:rPr>
          <w:rFonts w:ascii="Arial" w:hAnsi="Arial" w:cs="Arial"/>
          <w:sz w:val="20"/>
          <w:szCs w:val="20"/>
        </w:rPr>
      </w:pPr>
      <w:r>
        <w:rPr>
          <w:rFonts w:ascii="Arial" w:hAnsi="Arial" w:cs="Arial"/>
          <w:sz w:val="20"/>
          <w:szCs w:val="20"/>
        </w:rPr>
        <w:t>ISO 22000 standard</w:t>
      </w:r>
    </w:p>
    <w:p w14:paraId="462CA58C" w14:textId="77777777" w:rsidR="00D44425" w:rsidRPr="007268D1" w:rsidRDefault="00D44425" w:rsidP="00D44425">
      <w:pPr>
        <w:jc w:val="both"/>
        <w:rPr>
          <w:rFonts w:ascii="Arial" w:hAnsi="Arial" w:cs="Arial"/>
          <w:sz w:val="20"/>
          <w:szCs w:val="20"/>
        </w:rPr>
      </w:pPr>
    </w:p>
    <w:p w14:paraId="39D7B644" w14:textId="77777777" w:rsidR="00D44425" w:rsidRPr="007268D1" w:rsidRDefault="00D44425" w:rsidP="00D44425">
      <w:pPr>
        <w:jc w:val="both"/>
        <w:rPr>
          <w:rFonts w:ascii="Arial" w:hAnsi="Arial" w:cs="Arial"/>
          <w:sz w:val="20"/>
          <w:szCs w:val="20"/>
        </w:rPr>
      </w:pPr>
      <w:r w:rsidRPr="007268D1">
        <w:rPr>
          <w:rFonts w:ascii="Arial" w:hAnsi="Arial" w:cs="Arial"/>
          <w:sz w:val="20"/>
          <w:szCs w:val="20"/>
        </w:rPr>
        <w:t>The Yeast is suitable for the production of good quality bread and other yeast raised goods.</w:t>
      </w:r>
    </w:p>
    <w:p w14:paraId="23781058" w14:textId="77777777" w:rsidR="00D44425" w:rsidRPr="007268D1" w:rsidRDefault="00D44425" w:rsidP="00D44425">
      <w:pPr>
        <w:jc w:val="both"/>
        <w:rPr>
          <w:rFonts w:ascii="Arial" w:hAnsi="Arial" w:cs="Arial"/>
          <w:sz w:val="20"/>
          <w:szCs w:val="20"/>
        </w:rPr>
      </w:pPr>
      <w:r w:rsidRPr="007268D1">
        <w:rPr>
          <w:rFonts w:ascii="Arial" w:hAnsi="Arial" w:cs="Arial"/>
          <w:sz w:val="20"/>
          <w:szCs w:val="20"/>
        </w:rPr>
        <w:t>The Yeast is a light cream in colour and has a characteristic yeast odour and taste.</w:t>
      </w:r>
    </w:p>
    <w:p w14:paraId="5017B7F1" w14:textId="77777777" w:rsidR="00D44425" w:rsidRPr="007268D1" w:rsidRDefault="00D44425" w:rsidP="00D44425">
      <w:pPr>
        <w:jc w:val="both"/>
        <w:rPr>
          <w:rFonts w:ascii="Arial" w:hAnsi="Arial" w:cs="Arial"/>
          <w:sz w:val="20"/>
          <w:szCs w:val="20"/>
        </w:rPr>
      </w:pPr>
      <w:r w:rsidRPr="007268D1">
        <w:rPr>
          <w:rFonts w:ascii="Arial" w:hAnsi="Arial" w:cs="Arial"/>
          <w:sz w:val="20"/>
          <w:szCs w:val="20"/>
        </w:rPr>
        <w:t>The Product is fit for human consumption.</w:t>
      </w:r>
    </w:p>
    <w:p w14:paraId="38F86654" w14:textId="77777777" w:rsidR="00D44425" w:rsidRPr="007268D1" w:rsidRDefault="00D44425" w:rsidP="00D44425">
      <w:pPr>
        <w:pStyle w:val="Heading2"/>
        <w:jc w:val="both"/>
        <w:rPr>
          <w:rFonts w:ascii="Arial" w:hAnsi="Arial" w:cs="Arial"/>
          <w:sz w:val="20"/>
          <w:szCs w:val="20"/>
        </w:rPr>
      </w:pPr>
      <w:r w:rsidRPr="007268D1">
        <w:rPr>
          <w:rFonts w:ascii="Arial" w:hAnsi="Arial" w:cs="Arial"/>
          <w:sz w:val="20"/>
          <w:szCs w:val="20"/>
        </w:rPr>
        <w:t>MICROBIOLOGICAL REQUIREMENTS</w:t>
      </w:r>
    </w:p>
    <w:p w14:paraId="2C7A6CD3" w14:textId="77777777" w:rsidR="00D44425" w:rsidRPr="007268D1" w:rsidRDefault="00D44425" w:rsidP="00D44425">
      <w:pPr>
        <w:rPr>
          <w:rFonts w:ascii="Arial" w:hAnsi="Arial" w:cs="Arial"/>
          <w:sz w:val="20"/>
          <w:szCs w:val="20"/>
        </w:rPr>
      </w:pPr>
    </w:p>
    <w:p w14:paraId="6FAD98FD" w14:textId="77777777" w:rsidR="00D44425" w:rsidRPr="007268D1" w:rsidRDefault="00D44425" w:rsidP="00D44425">
      <w:pPr>
        <w:numPr>
          <w:ilvl w:val="0"/>
          <w:numId w:val="58"/>
        </w:numPr>
        <w:spacing w:after="0"/>
        <w:jc w:val="both"/>
        <w:rPr>
          <w:rFonts w:ascii="Arial" w:hAnsi="Arial" w:cs="Arial"/>
          <w:b/>
          <w:bCs/>
          <w:sz w:val="20"/>
          <w:szCs w:val="20"/>
        </w:rPr>
      </w:pPr>
      <w:r w:rsidRPr="007268D1">
        <w:rPr>
          <w:rFonts w:ascii="Arial" w:hAnsi="Arial" w:cs="Arial"/>
          <w:b/>
          <w:bCs/>
          <w:sz w:val="20"/>
          <w:szCs w:val="20"/>
        </w:rPr>
        <w:tab/>
        <w:t>WILD YEAST CONTENT</w:t>
      </w:r>
    </w:p>
    <w:p w14:paraId="71D326E8" w14:textId="49DA1AC1" w:rsidR="00D44425" w:rsidRPr="007268D1" w:rsidRDefault="00D44425" w:rsidP="00D44425">
      <w:pPr>
        <w:jc w:val="both"/>
        <w:rPr>
          <w:rFonts w:ascii="Arial" w:hAnsi="Arial" w:cs="Arial"/>
          <w:color w:val="FF0000"/>
          <w:sz w:val="20"/>
          <w:szCs w:val="20"/>
        </w:rPr>
      </w:pPr>
      <w:r w:rsidRPr="007268D1">
        <w:rPr>
          <w:rFonts w:ascii="Arial" w:hAnsi="Arial" w:cs="Arial"/>
          <w:sz w:val="20"/>
          <w:szCs w:val="20"/>
        </w:rPr>
        <w:tab/>
        <w:t>The number of cells or spores of wild yeasts shall be less than 1 x 10</w:t>
      </w:r>
      <w:r w:rsidRPr="007268D1">
        <w:rPr>
          <w:rFonts w:ascii="Arial" w:hAnsi="Arial" w:cs="Arial"/>
          <w:sz w:val="20"/>
          <w:szCs w:val="20"/>
          <w:vertAlign w:val="superscript"/>
        </w:rPr>
        <w:t xml:space="preserve">7 </w:t>
      </w:r>
      <w:r w:rsidR="00B41F67">
        <w:t>Cfu/g</w:t>
      </w:r>
    </w:p>
    <w:p w14:paraId="4C887C01" w14:textId="77777777" w:rsidR="00D44425" w:rsidRPr="007268D1" w:rsidRDefault="00D44425" w:rsidP="00D44425">
      <w:pPr>
        <w:numPr>
          <w:ilvl w:val="0"/>
          <w:numId w:val="58"/>
        </w:numPr>
        <w:spacing w:after="0"/>
        <w:jc w:val="both"/>
        <w:rPr>
          <w:rFonts w:ascii="Arial" w:hAnsi="Arial" w:cs="Arial"/>
          <w:b/>
          <w:bCs/>
          <w:sz w:val="20"/>
          <w:szCs w:val="20"/>
        </w:rPr>
      </w:pPr>
      <w:r w:rsidRPr="007268D1">
        <w:rPr>
          <w:rFonts w:ascii="Arial" w:hAnsi="Arial" w:cs="Arial"/>
          <w:color w:val="FF0000"/>
          <w:sz w:val="20"/>
          <w:szCs w:val="20"/>
        </w:rPr>
        <w:t xml:space="preserve"> </w:t>
      </w:r>
      <w:r w:rsidRPr="007268D1">
        <w:rPr>
          <w:rFonts w:ascii="Arial" w:hAnsi="Arial" w:cs="Arial"/>
          <w:color w:val="FF0000"/>
          <w:sz w:val="20"/>
          <w:szCs w:val="20"/>
        </w:rPr>
        <w:tab/>
      </w:r>
      <w:r w:rsidRPr="007268D1">
        <w:rPr>
          <w:rFonts w:ascii="Arial" w:hAnsi="Arial" w:cs="Arial"/>
          <w:b/>
          <w:bCs/>
          <w:sz w:val="20"/>
          <w:szCs w:val="20"/>
        </w:rPr>
        <w:t>TOTAL BACTERIAL COUNT</w:t>
      </w:r>
    </w:p>
    <w:p w14:paraId="2B0A1798" w14:textId="3A43B45E" w:rsidR="00D44425" w:rsidRPr="007268D1" w:rsidRDefault="00D44425" w:rsidP="00D44425">
      <w:pPr>
        <w:jc w:val="both"/>
        <w:rPr>
          <w:rFonts w:ascii="Arial" w:hAnsi="Arial" w:cs="Arial"/>
          <w:dstrike/>
          <w:sz w:val="20"/>
          <w:szCs w:val="20"/>
        </w:rPr>
      </w:pPr>
      <w:r w:rsidRPr="007268D1">
        <w:rPr>
          <w:rFonts w:ascii="Arial" w:hAnsi="Arial" w:cs="Arial"/>
          <w:sz w:val="20"/>
          <w:szCs w:val="20"/>
        </w:rPr>
        <w:tab/>
        <w:t>The number of live bacteria shall be less than 1 x 10</w:t>
      </w:r>
      <w:r w:rsidRPr="007268D1">
        <w:rPr>
          <w:rFonts w:ascii="Arial" w:hAnsi="Arial" w:cs="Arial"/>
          <w:sz w:val="20"/>
          <w:szCs w:val="20"/>
          <w:vertAlign w:val="superscript"/>
        </w:rPr>
        <w:t>9</w:t>
      </w:r>
      <w:r w:rsidRPr="007268D1">
        <w:rPr>
          <w:rFonts w:ascii="Arial" w:hAnsi="Arial" w:cs="Arial"/>
          <w:sz w:val="20"/>
          <w:szCs w:val="20"/>
          <w:vertAlign w:val="subscript"/>
        </w:rPr>
        <w:t xml:space="preserve"> </w:t>
      </w:r>
      <w:r w:rsidR="00B41F67">
        <w:t>Cfu/g</w:t>
      </w:r>
    </w:p>
    <w:p w14:paraId="3D37E4E8" w14:textId="77777777" w:rsidR="00D44425" w:rsidRPr="007268D1" w:rsidRDefault="00D44425" w:rsidP="00D44425">
      <w:pPr>
        <w:numPr>
          <w:ilvl w:val="0"/>
          <w:numId w:val="58"/>
        </w:numPr>
        <w:spacing w:after="0"/>
        <w:jc w:val="both"/>
        <w:rPr>
          <w:rFonts w:ascii="Arial" w:hAnsi="Arial" w:cs="Arial"/>
          <w:b/>
          <w:bCs/>
          <w:sz w:val="20"/>
          <w:szCs w:val="20"/>
        </w:rPr>
      </w:pPr>
      <w:r w:rsidRPr="007268D1">
        <w:rPr>
          <w:rFonts w:ascii="Arial" w:hAnsi="Arial" w:cs="Arial"/>
          <w:b/>
          <w:bCs/>
          <w:sz w:val="20"/>
          <w:szCs w:val="20"/>
        </w:rPr>
        <w:tab/>
        <w:t>ESCHERICHIA COLI</w:t>
      </w:r>
    </w:p>
    <w:p w14:paraId="24556516" w14:textId="5A7AD28B" w:rsidR="00D44425" w:rsidRPr="007268D1" w:rsidRDefault="00D44425" w:rsidP="00D44425">
      <w:pPr>
        <w:jc w:val="both"/>
        <w:rPr>
          <w:rFonts w:ascii="Arial" w:hAnsi="Arial" w:cs="Arial"/>
          <w:sz w:val="20"/>
          <w:szCs w:val="20"/>
        </w:rPr>
      </w:pPr>
      <w:r w:rsidRPr="007268D1">
        <w:rPr>
          <w:rFonts w:ascii="Arial" w:hAnsi="Arial" w:cs="Arial"/>
          <w:sz w:val="20"/>
          <w:szCs w:val="20"/>
        </w:rPr>
        <w:tab/>
        <w:t>When the product is tested, E-coli shall be less than 1 x 10</w:t>
      </w:r>
      <w:r w:rsidRPr="007268D1">
        <w:rPr>
          <w:rFonts w:ascii="Arial" w:hAnsi="Arial" w:cs="Arial"/>
          <w:sz w:val="20"/>
          <w:szCs w:val="20"/>
          <w:vertAlign w:val="superscript"/>
        </w:rPr>
        <w:t xml:space="preserve">2 </w:t>
      </w:r>
      <w:r w:rsidR="00B41F67">
        <w:t>Cfu/g</w:t>
      </w:r>
    </w:p>
    <w:p w14:paraId="7B13B76F" w14:textId="77777777" w:rsidR="00D44425" w:rsidRPr="007268D1" w:rsidRDefault="00D44425" w:rsidP="00D44425">
      <w:pPr>
        <w:numPr>
          <w:ilvl w:val="0"/>
          <w:numId w:val="58"/>
        </w:numPr>
        <w:spacing w:after="0"/>
        <w:jc w:val="both"/>
        <w:rPr>
          <w:rFonts w:ascii="Arial" w:hAnsi="Arial" w:cs="Arial"/>
          <w:b/>
          <w:bCs/>
          <w:sz w:val="20"/>
          <w:szCs w:val="20"/>
        </w:rPr>
      </w:pPr>
      <w:r w:rsidRPr="007268D1">
        <w:rPr>
          <w:rFonts w:ascii="Arial" w:hAnsi="Arial" w:cs="Arial"/>
          <w:b/>
          <w:bCs/>
          <w:sz w:val="20"/>
          <w:szCs w:val="20"/>
        </w:rPr>
        <w:tab/>
        <w:t>SALMONELLA ORGANISMS</w:t>
      </w:r>
    </w:p>
    <w:p w14:paraId="3E71113D" w14:textId="41C3ACAC" w:rsidR="00D44425" w:rsidRPr="007268D1" w:rsidRDefault="00D44425" w:rsidP="00D44425">
      <w:pPr>
        <w:jc w:val="both"/>
        <w:rPr>
          <w:rFonts w:ascii="Arial" w:hAnsi="Arial" w:cs="Arial"/>
          <w:sz w:val="20"/>
          <w:szCs w:val="20"/>
        </w:rPr>
      </w:pPr>
      <w:r w:rsidRPr="007268D1">
        <w:rPr>
          <w:rFonts w:ascii="Arial" w:hAnsi="Arial" w:cs="Arial"/>
          <w:sz w:val="20"/>
          <w:szCs w:val="20"/>
        </w:rPr>
        <w:tab/>
        <w:t xml:space="preserve">When the product is tested, Salmonella spp. shall be absent in a 25 </w:t>
      </w:r>
      <w:r w:rsidR="00B41F67">
        <w:rPr>
          <w:rFonts w:ascii="Arial" w:hAnsi="Arial" w:cs="Arial"/>
          <w:sz w:val="20"/>
          <w:szCs w:val="20"/>
        </w:rPr>
        <w:t>g</w:t>
      </w:r>
      <w:r w:rsidR="00B41F67" w:rsidRPr="007268D1">
        <w:rPr>
          <w:rFonts w:ascii="Arial" w:hAnsi="Arial" w:cs="Arial"/>
          <w:sz w:val="20"/>
          <w:szCs w:val="20"/>
        </w:rPr>
        <w:t xml:space="preserve"> </w:t>
      </w:r>
      <w:r w:rsidRPr="007268D1">
        <w:rPr>
          <w:rFonts w:ascii="Arial" w:hAnsi="Arial" w:cs="Arial"/>
          <w:sz w:val="20"/>
          <w:szCs w:val="20"/>
        </w:rPr>
        <w:t>sample.</w:t>
      </w:r>
    </w:p>
    <w:p w14:paraId="3AFDA0AB" w14:textId="77777777" w:rsidR="000928F3" w:rsidRDefault="000928F3" w:rsidP="00D44425">
      <w:pPr>
        <w:pStyle w:val="Heading2"/>
        <w:jc w:val="both"/>
        <w:rPr>
          <w:rFonts w:ascii="Arial" w:hAnsi="Arial" w:cs="Arial"/>
          <w:sz w:val="20"/>
          <w:szCs w:val="20"/>
        </w:rPr>
      </w:pPr>
    </w:p>
    <w:p w14:paraId="1B566738" w14:textId="77777777" w:rsidR="000928F3" w:rsidRDefault="000928F3" w:rsidP="00D44425">
      <w:pPr>
        <w:pStyle w:val="Heading2"/>
        <w:jc w:val="both"/>
        <w:rPr>
          <w:rFonts w:ascii="Arial" w:hAnsi="Arial" w:cs="Arial"/>
          <w:sz w:val="20"/>
          <w:szCs w:val="20"/>
        </w:rPr>
      </w:pPr>
    </w:p>
    <w:p w14:paraId="12AF2B01" w14:textId="2F098595" w:rsidR="00D44425" w:rsidRPr="007268D1" w:rsidRDefault="00D44425" w:rsidP="00D44425">
      <w:pPr>
        <w:pStyle w:val="Heading2"/>
        <w:jc w:val="both"/>
        <w:rPr>
          <w:rFonts w:ascii="Arial" w:hAnsi="Arial" w:cs="Arial"/>
          <w:sz w:val="20"/>
          <w:szCs w:val="20"/>
        </w:rPr>
      </w:pPr>
      <w:r w:rsidRPr="007268D1">
        <w:rPr>
          <w:rFonts w:ascii="Arial" w:hAnsi="Arial" w:cs="Arial"/>
          <w:sz w:val="20"/>
          <w:szCs w:val="20"/>
        </w:rPr>
        <w:br w:type="page"/>
      </w:r>
      <w:r w:rsidRPr="007268D1">
        <w:rPr>
          <w:rFonts w:ascii="Arial" w:hAnsi="Arial" w:cs="Arial"/>
          <w:sz w:val="20"/>
          <w:szCs w:val="20"/>
        </w:rPr>
        <w:lastRenderedPageBreak/>
        <w:t>PHYSICO-CHEMICAL REQUIREMENTS</w:t>
      </w:r>
    </w:p>
    <w:p w14:paraId="651170AB" w14:textId="77777777" w:rsidR="00D44425" w:rsidRPr="007268D1" w:rsidRDefault="00D44425" w:rsidP="00D44425">
      <w:pPr>
        <w:jc w:val="both"/>
        <w:rPr>
          <w:rFonts w:ascii="Arial" w:hAnsi="Arial" w:cs="Arial"/>
          <w:sz w:val="20"/>
          <w:szCs w:val="20"/>
        </w:rPr>
      </w:pPr>
    </w:p>
    <w:p w14:paraId="691C4FDF" w14:textId="77777777" w:rsidR="00D44425" w:rsidRPr="007268D1" w:rsidRDefault="00D44425" w:rsidP="00D44425">
      <w:pPr>
        <w:numPr>
          <w:ilvl w:val="0"/>
          <w:numId w:val="59"/>
        </w:numPr>
        <w:spacing w:after="0"/>
        <w:jc w:val="both"/>
        <w:rPr>
          <w:rFonts w:ascii="Arial" w:hAnsi="Arial" w:cs="Arial"/>
          <w:b/>
          <w:bCs/>
          <w:sz w:val="20"/>
          <w:szCs w:val="20"/>
        </w:rPr>
      </w:pPr>
      <w:r w:rsidRPr="007268D1">
        <w:rPr>
          <w:rFonts w:ascii="Arial" w:hAnsi="Arial" w:cs="Arial"/>
          <w:b/>
          <w:bCs/>
          <w:sz w:val="20"/>
          <w:szCs w:val="20"/>
        </w:rPr>
        <w:tab/>
        <w:t>GAS PRODUCTION</w:t>
      </w:r>
    </w:p>
    <w:p w14:paraId="7E311299" w14:textId="1E55F5E1" w:rsidR="00D44425" w:rsidRDefault="00D44425" w:rsidP="00D44425">
      <w:pPr>
        <w:ind w:left="720" w:hanging="720"/>
        <w:jc w:val="both"/>
        <w:rPr>
          <w:rFonts w:ascii="Arial" w:hAnsi="Arial" w:cs="Arial"/>
          <w:sz w:val="20"/>
          <w:szCs w:val="20"/>
        </w:rPr>
      </w:pPr>
      <w:r w:rsidRPr="007268D1">
        <w:rPr>
          <w:rFonts w:ascii="Arial" w:hAnsi="Arial" w:cs="Arial"/>
          <w:sz w:val="20"/>
          <w:szCs w:val="20"/>
        </w:rPr>
        <w:tab/>
        <w:t>When tested by the Fermentometer method used by CP the Gas Production will be 45ml CO</w:t>
      </w:r>
      <w:r w:rsidRPr="007268D1">
        <w:rPr>
          <w:rFonts w:ascii="Arial" w:hAnsi="Arial" w:cs="Arial"/>
          <w:sz w:val="20"/>
          <w:szCs w:val="20"/>
          <w:vertAlign w:val="superscript"/>
        </w:rPr>
        <w:t>2</w:t>
      </w:r>
      <w:r w:rsidRPr="007268D1">
        <w:rPr>
          <w:rFonts w:ascii="Arial" w:hAnsi="Arial" w:cs="Arial"/>
          <w:sz w:val="20"/>
          <w:szCs w:val="20"/>
        </w:rPr>
        <w:t>/60min +/- 5%, 182ml CO</w:t>
      </w:r>
      <w:r w:rsidRPr="007268D1">
        <w:rPr>
          <w:rFonts w:ascii="Arial" w:hAnsi="Arial" w:cs="Arial"/>
          <w:sz w:val="20"/>
          <w:szCs w:val="20"/>
          <w:vertAlign w:val="superscript"/>
        </w:rPr>
        <w:t>2</w:t>
      </w:r>
      <w:r w:rsidRPr="007268D1">
        <w:rPr>
          <w:rFonts w:ascii="Arial" w:hAnsi="Arial" w:cs="Arial"/>
          <w:sz w:val="20"/>
          <w:szCs w:val="20"/>
        </w:rPr>
        <w:t>/165min +/- 5%, or alternatively when using the SABS method, a minimum of 200mm gas/2hour.</w:t>
      </w:r>
    </w:p>
    <w:p w14:paraId="62C67607" w14:textId="21542236" w:rsidR="00AC6EFF" w:rsidRDefault="00AC6EFF" w:rsidP="00AC6EFF">
      <w:pPr>
        <w:pStyle w:val="ListParagraph"/>
        <w:numPr>
          <w:ilvl w:val="0"/>
          <w:numId w:val="59"/>
        </w:numPr>
        <w:jc w:val="both"/>
        <w:rPr>
          <w:rFonts w:ascii="Arial" w:hAnsi="Arial" w:cs="Arial"/>
          <w:sz w:val="20"/>
          <w:szCs w:val="20"/>
        </w:rPr>
      </w:pPr>
      <w:r>
        <w:rPr>
          <w:rFonts w:ascii="Arial" w:hAnsi="Arial" w:cs="Arial"/>
          <w:sz w:val="20"/>
          <w:szCs w:val="20"/>
        </w:rPr>
        <w:t>Temperature</w:t>
      </w:r>
    </w:p>
    <w:p w14:paraId="33B14264" w14:textId="02A17FDC" w:rsidR="00AC6EFF" w:rsidRDefault="00AC6EFF" w:rsidP="00AC6EFF">
      <w:pPr>
        <w:pStyle w:val="ListParagraph"/>
        <w:ind w:left="360"/>
        <w:jc w:val="both"/>
        <w:rPr>
          <w:rFonts w:ascii="Arial" w:hAnsi="Arial" w:cs="Arial"/>
          <w:sz w:val="20"/>
          <w:szCs w:val="20"/>
        </w:rPr>
      </w:pPr>
      <w:r>
        <w:rPr>
          <w:rFonts w:ascii="Arial" w:hAnsi="Arial" w:cs="Arial"/>
          <w:sz w:val="20"/>
          <w:szCs w:val="20"/>
        </w:rPr>
        <w:t>Cream yeast should be with a temperature of between 1°</w:t>
      </w:r>
      <w:r w:rsidR="00533ACD">
        <w:rPr>
          <w:rFonts w:ascii="Arial" w:hAnsi="Arial" w:cs="Arial"/>
          <w:sz w:val="20"/>
          <w:szCs w:val="20"/>
        </w:rPr>
        <w:t>C</w:t>
      </w:r>
      <w:r>
        <w:rPr>
          <w:rFonts w:ascii="Arial" w:hAnsi="Arial" w:cs="Arial"/>
          <w:sz w:val="20"/>
          <w:szCs w:val="20"/>
        </w:rPr>
        <w:t xml:space="preserve"> and 5 °C and point of delivery</w:t>
      </w:r>
    </w:p>
    <w:p w14:paraId="0134D166" w14:textId="6251DC0B" w:rsidR="00F760C7" w:rsidRDefault="00F760C7" w:rsidP="00AC6EFF">
      <w:pPr>
        <w:pStyle w:val="ListParagraph"/>
        <w:ind w:left="360"/>
        <w:jc w:val="both"/>
        <w:rPr>
          <w:rFonts w:ascii="Arial" w:hAnsi="Arial" w:cs="Arial"/>
          <w:sz w:val="20"/>
          <w:szCs w:val="20"/>
        </w:rPr>
      </w:pPr>
    </w:p>
    <w:p w14:paraId="79736F5B" w14:textId="2A4354FB" w:rsidR="00F760C7" w:rsidRDefault="00F760C7" w:rsidP="00F760C7">
      <w:pPr>
        <w:pStyle w:val="ListParagraph"/>
        <w:numPr>
          <w:ilvl w:val="0"/>
          <w:numId w:val="59"/>
        </w:numPr>
        <w:jc w:val="both"/>
        <w:rPr>
          <w:rFonts w:ascii="Arial" w:hAnsi="Arial" w:cs="Arial"/>
          <w:sz w:val="20"/>
          <w:szCs w:val="20"/>
        </w:rPr>
      </w:pPr>
      <w:r>
        <w:rPr>
          <w:rFonts w:ascii="Arial" w:hAnsi="Arial" w:cs="Arial"/>
          <w:sz w:val="20"/>
          <w:szCs w:val="20"/>
        </w:rPr>
        <w:t>Moisture content: 75 – 85% m/v</w:t>
      </w:r>
    </w:p>
    <w:p w14:paraId="741FDA34" w14:textId="421987C0" w:rsidR="00F760C7" w:rsidRDefault="00F760C7" w:rsidP="00F760C7">
      <w:pPr>
        <w:pStyle w:val="ListParagraph"/>
        <w:numPr>
          <w:ilvl w:val="0"/>
          <w:numId w:val="59"/>
        </w:numPr>
        <w:jc w:val="both"/>
        <w:rPr>
          <w:rFonts w:ascii="Arial" w:hAnsi="Arial" w:cs="Arial"/>
          <w:sz w:val="20"/>
          <w:szCs w:val="20"/>
        </w:rPr>
      </w:pPr>
      <w:r>
        <w:rPr>
          <w:rFonts w:ascii="Arial" w:hAnsi="Arial" w:cs="Arial"/>
          <w:sz w:val="20"/>
          <w:szCs w:val="20"/>
        </w:rPr>
        <w:t>pH: 5-7</w:t>
      </w:r>
    </w:p>
    <w:p w14:paraId="68799E60" w14:textId="600802D9" w:rsidR="00F760C7" w:rsidRDefault="00F760C7" w:rsidP="00F760C7">
      <w:pPr>
        <w:pStyle w:val="ListParagraph"/>
        <w:numPr>
          <w:ilvl w:val="0"/>
          <w:numId w:val="59"/>
        </w:numPr>
        <w:jc w:val="both"/>
        <w:rPr>
          <w:rFonts w:ascii="Arial" w:hAnsi="Arial" w:cs="Arial"/>
          <w:sz w:val="20"/>
          <w:szCs w:val="20"/>
        </w:rPr>
      </w:pPr>
      <w:r>
        <w:rPr>
          <w:rFonts w:ascii="Arial" w:hAnsi="Arial" w:cs="Arial"/>
          <w:sz w:val="20"/>
          <w:szCs w:val="20"/>
        </w:rPr>
        <w:t>Phosphate: 1.8- 2.8%</w:t>
      </w:r>
    </w:p>
    <w:p w14:paraId="2E622449" w14:textId="133A6CCD" w:rsidR="00F760C7" w:rsidRPr="0071504C" w:rsidRDefault="00F760C7" w:rsidP="0071504C">
      <w:pPr>
        <w:pStyle w:val="ListParagraph"/>
        <w:numPr>
          <w:ilvl w:val="0"/>
          <w:numId w:val="59"/>
        </w:numPr>
        <w:jc w:val="both"/>
        <w:rPr>
          <w:rFonts w:ascii="Arial" w:hAnsi="Arial" w:cs="Arial"/>
          <w:sz w:val="20"/>
          <w:szCs w:val="20"/>
        </w:rPr>
      </w:pPr>
      <w:r>
        <w:rPr>
          <w:rFonts w:ascii="Arial" w:hAnsi="Arial" w:cs="Arial"/>
          <w:sz w:val="20"/>
          <w:szCs w:val="20"/>
        </w:rPr>
        <w:t>Protein: 40-55%</w:t>
      </w:r>
    </w:p>
    <w:p w14:paraId="3BA369B3" w14:textId="77777777" w:rsidR="00D44425" w:rsidRPr="007268D1" w:rsidRDefault="00D44425" w:rsidP="00D44425">
      <w:pPr>
        <w:pStyle w:val="Heading2"/>
        <w:jc w:val="both"/>
        <w:rPr>
          <w:rFonts w:ascii="Arial" w:hAnsi="Arial" w:cs="Arial"/>
          <w:sz w:val="20"/>
          <w:szCs w:val="20"/>
        </w:rPr>
      </w:pPr>
      <w:r w:rsidRPr="007268D1">
        <w:rPr>
          <w:rFonts w:ascii="Arial" w:hAnsi="Arial" w:cs="Arial"/>
          <w:sz w:val="20"/>
          <w:szCs w:val="20"/>
        </w:rPr>
        <w:t>QUALIFICATIONS TO SPECIFICATIONS</w:t>
      </w:r>
    </w:p>
    <w:p w14:paraId="071AC415" w14:textId="6118B218" w:rsidR="00D44425" w:rsidRPr="007268D1" w:rsidRDefault="00D44425" w:rsidP="00D44425">
      <w:pPr>
        <w:numPr>
          <w:ilvl w:val="0"/>
          <w:numId w:val="60"/>
        </w:numPr>
        <w:spacing w:before="240" w:after="0"/>
        <w:jc w:val="both"/>
        <w:rPr>
          <w:rFonts w:ascii="Arial" w:hAnsi="Arial" w:cs="Arial"/>
          <w:sz w:val="20"/>
          <w:szCs w:val="20"/>
        </w:rPr>
      </w:pPr>
      <w:r w:rsidRPr="007268D1">
        <w:rPr>
          <w:rFonts w:ascii="Arial" w:hAnsi="Arial" w:cs="Arial"/>
          <w:sz w:val="20"/>
          <w:szCs w:val="20"/>
        </w:rPr>
        <w:t xml:space="preserve">Weights, measurements and other descriptive particulars of the Products </w:t>
      </w:r>
      <w:r w:rsidR="00AC6EFF">
        <w:rPr>
          <w:rFonts w:ascii="Arial" w:hAnsi="Arial" w:cs="Arial"/>
          <w:sz w:val="20"/>
          <w:szCs w:val="20"/>
        </w:rPr>
        <w:t xml:space="preserve">shall be within tolerance s defined by the specification and deviations from specification shall constitute a </w:t>
      </w:r>
      <w:r w:rsidRPr="007268D1">
        <w:rPr>
          <w:rFonts w:ascii="Arial" w:hAnsi="Arial" w:cs="Arial"/>
          <w:sz w:val="20"/>
          <w:szCs w:val="20"/>
        </w:rPr>
        <w:t xml:space="preserve">breach of contract on the part of CP. </w:t>
      </w:r>
    </w:p>
    <w:p w14:paraId="28E11B1E" w14:textId="77777777" w:rsidR="00D44425" w:rsidRPr="007268D1" w:rsidRDefault="00D44425" w:rsidP="00D44425">
      <w:pPr>
        <w:numPr>
          <w:ilvl w:val="0"/>
          <w:numId w:val="60"/>
        </w:numPr>
        <w:spacing w:before="240" w:after="0"/>
        <w:jc w:val="both"/>
        <w:rPr>
          <w:rFonts w:ascii="Arial" w:hAnsi="Arial" w:cs="Arial"/>
          <w:sz w:val="20"/>
          <w:szCs w:val="20"/>
        </w:rPr>
      </w:pPr>
      <w:r w:rsidRPr="007268D1">
        <w:rPr>
          <w:rFonts w:ascii="Arial" w:hAnsi="Arial" w:cs="Arial"/>
          <w:sz w:val="20"/>
          <w:szCs w:val="20"/>
        </w:rPr>
        <w:t>Figures, quality of statements relating to the capacity or performance of the Products by CP are such as CP expects to achieve according to the standards laid down by the Industry, but if the Products fail to comply therewith, CP shall be entitled to correct such a failure within fourteen (14) days after receipt of written notice from the Purchaser to do so.</w:t>
      </w:r>
    </w:p>
    <w:p w14:paraId="5EDA1E4C" w14:textId="77777777" w:rsidR="00D44425" w:rsidRPr="007268D1" w:rsidRDefault="00D44425" w:rsidP="00D44425">
      <w:pPr>
        <w:numPr>
          <w:ilvl w:val="0"/>
          <w:numId w:val="60"/>
        </w:numPr>
        <w:spacing w:before="240" w:after="0"/>
        <w:jc w:val="both"/>
        <w:rPr>
          <w:rFonts w:ascii="Arial" w:hAnsi="Arial" w:cs="Arial"/>
          <w:sz w:val="20"/>
          <w:szCs w:val="20"/>
        </w:rPr>
      </w:pPr>
      <w:r w:rsidRPr="007268D1">
        <w:rPr>
          <w:rFonts w:ascii="Arial" w:hAnsi="Arial" w:cs="Arial"/>
          <w:sz w:val="20"/>
          <w:szCs w:val="20"/>
        </w:rPr>
        <w:t>The Products are designed by CP to meet certain handling and usage criteria and CP shall not have any liability whatsoever in respect of the Products, which are at any time:</w:t>
      </w:r>
    </w:p>
    <w:p w14:paraId="70C91FA0" w14:textId="77777777" w:rsidR="00D44425" w:rsidRPr="007268D1" w:rsidRDefault="00D44425" w:rsidP="00D44425">
      <w:pPr>
        <w:numPr>
          <w:ilvl w:val="1"/>
          <w:numId w:val="60"/>
        </w:numPr>
        <w:spacing w:before="240" w:after="0"/>
        <w:jc w:val="both"/>
        <w:rPr>
          <w:rFonts w:ascii="Arial" w:hAnsi="Arial" w:cs="Arial"/>
          <w:sz w:val="20"/>
          <w:szCs w:val="20"/>
        </w:rPr>
      </w:pPr>
      <w:r w:rsidRPr="007268D1">
        <w:rPr>
          <w:rFonts w:ascii="Arial" w:hAnsi="Arial" w:cs="Arial"/>
          <w:sz w:val="20"/>
          <w:szCs w:val="20"/>
        </w:rPr>
        <w:t>subjected to abnormal usage and a deviation of operating instructions.</w:t>
      </w:r>
    </w:p>
    <w:p w14:paraId="6ECF2B0B" w14:textId="77777777" w:rsidR="00D44425" w:rsidRPr="007268D1" w:rsidRDefault="00D44425" w:rsidP="00D44425">
      <w:pPr>
        <w:numPr>
          <w:ilvl w:val="1"/>
          <w:numId w:val="60"/>
        </w:numPr>
        <w:spacing w:before="240" w:after="0"/>
        <w:jc w:val="both"/>
        <w:rPr>
          <w:rFonts w:ascii="Arial" w:hAnsi="Arial" w:cs="Arial"/>
          <w:sz w:val="20"/>
          <w:szCs w:val="20"/>
        </w:rPr>
      </w:pPr>
      <w:r w:rsidRPr="007268D1">
        <w:rPr>
          <w:rFonts w:ascii="Arial" w:hAnsi="Arial" w:cs="Arial"/>
          <w:sz w:val="20"/>
          <w:szCs w:val="20"/>
        </w:rPr>
        <w:t>used in a different configuration from that designed by CP.</w:t>
      </w:r>
    </w:p>
    <w:p w14:paraId="1CB330D2" w14:textId="77777777" w:rsidR="00D44425" w:rsidRPr="007268D1" w:rsidRDefault="00D44425" w:rsidP="00D44425">
      <w:pPr>
        <w:jc w:val="both"/>
        <w:rPr>
          <w:rFonts w:ascii="Arial" w:hAnsi="Arial" w:cs="Arial"/>
          <w:sz w:val="20"/>
          <w:szCs w:val="20"/>
        </w:rPr>
      </w:pPr>
    </w:p>
    <w:p w14:paraId="2164AA74" w14:textId="77777777" w:rsidR="00D44425" w:rsidRPr="007268D1" w:rsidRDefault="00D44425" w:rsidP="00D44425">
      <w:pPr>
        <w:jc w:val="both"/>
        <w:rPr>
          <w:rFonts w:ascii="Arial" w:hAnsi="Arial" w:cs="Arial"/>
          <w:sz w:val="20"/>
          <w:szCs w:val="20"/>
        </w:rPr>
      </w:pPr>
    </w:p>
    <w:p w14:paraId="2DEBE687" w14:textId="77777777" w:rsidR="00D44425" w:rsidRPr="007268D1" w:rsidRDefault="00D44425" w:rsidP="00D44425">
      <w:pPr>
        <w:jc w:val="both"/>
        <w:rPr>
          <w:rFonts w:ascii="Arial" w:hAnsi="Arial" w:cs="Arial"/>
          <w:sz w:val="20"/>
          <w:szCs w:val="20"/>
        </w:rPr>
      </w:pPr>
    </w:p>
    <w:p w14:paraId="4DF7A055" w14:textId="77777777" w:rsidR="00D44425" w:rsidRPr="00532C71" w:rsidRDefault="00D44425" w:rsidP="00D44425">
      <w:pPr>
        <w:jc w:val="both"/>
        <w:rPr>
          <w:rFonts w:ascii="Arial" w:hAnsi="Arial" w:cs="Arial"/>
          <w:sz w:val="24"/>
          <w:szCs w:val="24"/>
        </w:rPr>
      </w:pPr>
    </w:p>
    <w:p w14:paraId="21560E24" w14:textId="5AB68109" w:rsidR="002428BD" w:rsidRDefault="00D44425" w:rsidP="007856F1">
      <w:pPr>
        <w:rPr>
          <w:b/>
          <w:sz w:val="24"/>
          <w:szCs w:val="24"/>
          <w:u w:val="single"/>
        </w:rPr>
      </w:pPr>
      <w:r w:rsidRPr="00532C71">
        <w:rPr>
          <w:b/>
          <w:sz w:val="24"/>
          <w:szCs w:val="24"/>
          <w:u w:val="single"/>
        </w:rPr>
        <w:br w:type="page"/>
      </w:r>
    </w:p>
    <w:p w14:paraId="3E2CE2B6" w14:textId="44FCB0DC" w:rsidR="002428BD" w:rsidRDefault="002428BD" w:rsidP="00D44425">
      <w:pPr>
        <w:rPr>
          <w:b/>
          <w:sz w:val="24"/>
          <w:szCs w:val="24"/>
          <w:u w:val="single"/>
        </w:rPr>
      </w:pPr>
      <w:r>
        <w:rPr>
          <w:b/>
          <w:sz w:val="24"/>
          <w:szCs w:val="24"/>
          <w:u w:val="single"/>
        </w:rPr>
        <w:lastRenderedPageBreak/>
        <w:t>Schedule 1</w:t>
      </w:r>
    </w:p>
    <w:p w14:paraId="2D19CF66" w14:textId="48338A6B" w:rsidR="007856F1" w:rsidRPr="0050283B" w:rsidRDefault="007856F1" w:rsidP="00D44425">
      <w:pPr>
        <w:rPr>
          <w:rFonts w:ascii="Arial" w:hAnsi="Arial" w:cs="Arial"/>
          <w:bCs/>
        </w:rPr>
      </w:pPr>
      <w:r w:rsidRPr="0050283B">
        <w:rPr>
          <w:bCs/>
          <w:sz w:val="20"/>
          <w:szCs w:val="20"/>
        </w:rPr>
        <w:t>The equipment provided in terms of this agreement is attached hereto. The equipment list is subject to changes and upgrades as and when required by Tiger.</w:t>
      </w:r>
    </w:p>
    <w:sectPr w:rsidR="007856F1" w:rsidRPr="0050283B" w:rsidSect="006D47A1">
      <w:footerReference w:type="first" r:id="rId16"/>
      <w:pgSz w:w="11907" w:h="16839" w:code="9"/>
      <w:pgMar w:top="1134" w:right="1134" w:bottom="1134" w:left="1134" w:header="680" w:footer="680" w:gutter="0"/>
      <w:cols w:space="708"/>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Rodney Nel" w:date="2023-05-03T09:43:00Z" w:initials="RN">
    <w:p w14:paraId="10369EA7" w14:textId="295FF427" w:rsidR="00251D80" w:rsidRDefault="00251D80">
      <w:pPr>
        <w:pStyle w:val="CommentText"/>
      </w:pPr>
      <w:r>
        <w:rPr>
          <w:rStyle w:val="CommentReference"/>
        </w:rPr>
        <w:annotationRef/>
      </w:r>
      <w:r>
        <w:t xml:space="preserve">Should we include </w:t>
      </w:r>
      <w:r w:rsidR="00926DBE">
        <w:t>back-up, UPS/Generator etc.</w:t>
      </w:r>
      <w:r w:rsidR="00DE1F13">
        <w:t xml:space="preserve"> and </w:t>
      </w:r>
      <w:r w:rsidR="0057481B">
        <w:t>for water</w:t>
      </w:r>
      <w:r w:rsidR="00926DBE">
        <w:t>?</w:t>
      </w:r>
    </w:p>
  </w:comment>
  <w:comment w:id="28" w:author="Rodney Nel" w:date="2023-05-03T09:46:00Z" w:initials="RN">
    <w:p w14:paraId="42BAA648" w14:textId="77EB7987" w:rsidR="00040D74" w:rsidRDefault="00040D74">
      <w:pPr>
        <w:pStyle w:val="CommentText"/>
      </w:pPr>
      <w:r>
        <w:rPr>
          <w:rStyle w:val="CommentReference"/>
        </w:rPr>
        <w:annotationRef/>
      </w:r>
      <w:r>
        <w:t>Can we include</w:t>
      </w:r>
      <w:r w:rsidR="00607979">
        <w:t xml:space="preserve">, excluding loss of profits? My thinking is they can claim for expenses and costs, but not for potential profit they have lost </w:t>
      </w:r>
      <w:r w:rsidR="00F93811">
        <w:t>for not being able to sell that batch.</w:t>
      </w:r>
    </w:p>
  </w:comment>
  <w:comment w:id="34" w:author="Rodney Nel" w:date="2023-05-03T09:57:00Z" w:initials="RN">
    <w:p w14:paraId="5827C16A" w14:textId="67BEC33A" w:rsidR="00306452" w:rsidRDefault="00306452">
      <w:pPr>
        <w:pStyle w:val="CommentText"/>
      </w:pPr>
      <w:r>
        <w:rPr>
          <w:rStyle w:val="CommentReference"/>
        </w:rPr>
        <w:annotationRef/>
      </w:r>
      <w:r w:rsidR="00DE1F13">
        <w:t>Include back up for electricity and water?</w:t>
      </w:r>
    </w:p>
  </w:comment>
  <w:comment w:id="39" w:author="Rodney Nel" w:date="2023-05-03T10:10:00Z" w:initials="RN">
    <w:p w14:paraId="36BF87C5" w14:textId="078B4A40" w:rsidR="00F05B90" w:rsidRDefault="00F05B90">
      <w:pPr>
        <w:pStyle w:val="CommentText"/>
      </w:pPr>
      <w:r>
        <w:rPr>
          <w:rStyle w:val="CommentReference"/>
        </w:rPr>
        <w:annotationRef/>
      </w:r>
      <w:r>
        <w:t>The equipment is also factored into the price, should that not be listed here?</w:t>
      </w:r>
      <w:r w:rsidR="002227BC">
        <w:t xml:space="preserve"> Refer to par 3.3</w:t>
      </w:r>
    </w:p>
  </w:comment>
  <w:comment w:id="151" w:author="Rodney Nel" w:date="2023-05-03T10:34:00Z" w:initials="RN">
    <w:p w14:paraId="10D3DCFC" w14:textId="7261A61B" w:rsidR="00F61299" w:rsidRDefault="00F61299">
      <w:pPr>
        <w:pStyle w:val="CommentText"/>
      </w:pPr>
      <w:r>
        <w:rPr>
          <w:rStyle w:val="CommentReference"/>
        </w:rPr>
        <w:annotationRef/>
      </w:r>
      <w:r>
        <w:t>Double check these clauses</w:t>
      </w:r>
    </w:p>
  </w:comment>
  <w:comment w:id="152" w:author="Rodney Nel" w:date="2023-05-03T10:34:00Z" w:initials="RN">
    <w:p w14:paraId="02AFB392" w14:textId="7D11B717" w:rsidR="009C41FF" w:rsidRDefault="009C41FF">
      <w:pPr>
        <w:pStyle w:val="CommentText"/>
      </w:pPr>
      <w:r>
        <w:rPr>
          <w:rStyle w:val="CommentReference"/>
        </w:rPr>
        <w:annotationRef/>
      </w:r>
      <w:r>
        <w:t>The rest of the clause numbers must change</w:t>
      </w:r>
      <w:r w:rsidR="00013B9A">
        <w:t>, this must be 22</w:t>
      </w:r>
      <w:r w:rsidR="00F772C4">
        <w:t xml:space="preserve"> as example. Will also need to then double check cross references to clauses in other parag</w:t>
      </w:r>
      <w:r w:rsidR="00C33270">
        <w:t>raphs</w:t>
      </w:r>
    </w:p>
  </w:comment>
  <w:comment w:id="161" w:author="Rodney Nel" w:date="2023-05-03T10:40:00Z" w:initials="RN">
    <w:p w14:paraId="651D3AD3" w14:textId="16835A83" w:rsidR="00A96F77" w:rsidRDefault="00A96F77">
      <w:pPr>
        <w:pStyle w:val="CommentText"/>
      </w:pPr>
      <w:r>
        <w:rPr>
          <w:rStyle w:val="CommentReference"/>
        </w:rPr>
        <w:annotationRef/>
      </w:r>
      <w:r>
        <w:t>Should this be product or ingredient</w:t>
      </w:r>
      <w:r w:rsidR="00993E8B">
        <w:t>, reference throughout is ingredients.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369EA7" w15:done="0"/>
  <w15:commentEx w15:paraId="42BAA648" w15:done="0"/>
  <w15:commentEx w15:paraId="5827C16A" w15:done="0"/>
  <w15:commentEx w15:paraId="36BF87C5" w15:done="0"/>
  <w15:commentEx w15:paraId="10D3DCFC" w15:done="0"/>
  <w15:commentEx w15:paraId="02AFB392" w15:done="0"/>
  <w15:commentEx w15:paraId="651D3A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CAB2A" w16cex:dateUtc="2023-05-03T07:43:00Z"/>
  <w16cex:commentExtensible w16cex:durableId="27FCAC0E" w16cex:dateUtc="2023-05-03T07:46:00Z"/>
  <w16cex:commentExtensible w16cex:durableId="27FCAE9C" w16cex:dateUtc="2023-05-03T07:57:00Z"/>
  <w16cex:commentExtensible w16cex:durableId="27FCB194" w16cex:dateUtc="2023-05-03T08:10:00Z"/>
  <w16cex:commentExtensible w16cex:durableId="27FCB725" w16cex:dateUtc="2023-05-03T08:34:00Z"/>
  <w16cex:commentExtensible w16cex:durableId="27FCB744" w16cex:dateUtc="2023-05-03T08:34:00Z"/>
  <w16cex:commentExtensible w16cex:durableId="27FCB897" w16cex:dateUtc="2023-05-03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369EA7" w16cid:durableId="27FCAB2A"/>
  <w16cid:commentId w16cid:paraId="42BAA648" w16cid:durableId="27FCAC0E"/>
  <w16cid:commentId w16cid:paraId="5827C16A" w16cid:durableId="27FCAE9C"/>
  <w16cid:commentId w16cid:paraId="36BF87C5" w16cid:durableId="27FCB194"/>
  <w16cid:commentId w16cid:paraId="10D3DCFC" w16cid:durableId="27FCB725"/>
  <w16cid:commentId w16cid:paraId="02AFB392" w16cid:durableId="27FCB744"/>
  <w16cid:commentId w16cid:paraId="651D3AD3" w16cid:durableId="27FCB8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AEE62" w14:textId="77777777" w:rsidR="000131A4" w:rsidRDefault="000131A4">
      <w:pPr>
        <w:spacing w:after="0" w:line="240" w:lineRule="auto"/>
      </w:pPr>
      <w:r>
        <w:separator/>
      </w:r>
    </w:p>
  </w:endnote>
  <w:endnote w:type="continuationSeparator" w:id="0">
    <w:p w14:paraId="36F1FD21" w14:textId="77777777" w:rsidR="000131A4" w:rsidRDefault="00013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1840532134"/>
      <w:docPartObj>
        <w:docPartGallery w:val="Page Numbers (Bottom of Page)"/>
        <w:docPartUnique/>
      </w:docPartObj>
    </w:sdtPr>
    <w:sdtEndPr>
      <w:rPr>
        <w:noProof/>
        <w:sz w:val="16"/>
      </w:rPr>
    </w:sdtEndPr>
    <w:sdtContent>
      <w:p w14:paraId="3EEE35DD" w14:textId="434E7959" w:rsidR="00982256" w:rsidRDefault="00982256" w:rsidP="0071398E">
        <w:pPr>
          <w:pStyle w:val="Footer"/>
          <w:tabs>
            <w:tab w:val="clear" w:pos="4513"/>
            <w:tab w:val="clear" w:pos="9026"/>
          </w:tabs>
          <w:jc w:val="center"/>
          <w:rPr>
            <w:noProof/>
          </w:rPr>
        </w:pPr>
        <w:r w:rsidRPr="0071398E">
          <w:rPr>
            <w:noProof/>
          </w:rPr>
          <w:fldChar w:fldCharType="begin"/>
        </w:r>
        <w:r w:rsidRPr="0071398E">
          <w:rPr>
            <w:noProof/>
          </w:rPr>
          <w:instrText xml:space="preserve"> PAGE  \* ArabicDash  \* MERGEFORMAT </w:instrText>
        </w:r>
        <w:r w:rsidRPr="0071398E">
          <w:rPr>
            <w:noProof/>
          </w:rPr>
          <w:fldChar w:fldCharType="separate"/>
        </w:r>
        <w:r w:rsidR="00524E24">
          <w:rPr>
            <w:noProof/>
          </w:rPr>
          <w:t>- 15 -</w:t>
        </w:r>
        <w:r w:rsidRPr="0071398E">
          <w:rPr>
            <w:noProof/>
          </w:rPr>
          <w:fldChar w:fldCharType="end"/>
        </w:r>
      </w:p>
      <w:p w14:paraId="539522F2" w14:textId="0C046C3D" w:rsidR="00982256" w:rsidRPr="006D47A1" w:rsidRDefault="00993E8B" w:rsidP="0071398E">
        <w:pPr>
          <w:pStyle w:val="Footer"/>
          <w:tabs>
            <w:tab w:val="clear" w:pos="4513"/>
            <w:tab w:val="clear" w:pos="9026"/>
          </w:tabs>
          <w:rPr>
            <w:noProof/>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1330869605"/>
      <w:docPartObj>
        <w:docPartGallery w:val="Page Numbers (Bottom of Page)"/>
        <w:docPartUnique/>
      </w:docPartObj>
    </w:sdtPr>
    <w:sdtEndPr/>
    <w:sdtContent>
      <w:p w14:paraId="032C9549" w14:textId="57001CE8" w:rsidR="00982256" w:rsidRPr="00C614F4" w:rsidRDefault="00982256" w:rsidP="00C614F4">
        <w:pPr>
          <w:pStyle w:val="Footer"/>
          <w:tabs>
            <w:tab w:val="clear" w:pos="4513"/>
            <w:tab w:val="clear" w:pos="9026"/>
          </w:tabs>
          <w:jc w:val="center"/>
        </w:pPr>
        <w:r w:rsidRPr="006D47A1">
          <w:fldChar w:fldCharType="begin"/>
        </w:r>
        <w:r w:rsidRPr="006D47A1">
          <w:instrText xml:space="preserve"> PAGE  \* ArabicDash  \* MERGEFORMAT </w:instrText>
        </w:r>
        <w:r w:rsidRPr="006D47A1">
          <w:fldChar w:fldCharType="separate"/>
        </w:r>
        <w:r w:rsidR="00524E24">
          <w:rPr>
            <w:noProof/>
          </w:rPr>
          <w:t>- 2 -</w:t>
        </w:r>
        <w:r w:rsidRPr="006D47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76EC" w14:textId="77777777" w:rsidR="000131A4" w:rsidRDefault="000131A4">
      <w:pPr>
        <w:spacing w:after="0" w:line="240" w:lineRule="auto"/>
      </w:pPr>
      <w:r>
        <w:separator/>
      </w:r>
    </w:p>
  </w:footnote>
  <w:footnote w:type="continuationSeparator" w:id="0">
    <w:p w14:paraId="3887C397" w14:textId="77777777" w:rsidR="000131A4" w:rsidRDefault="00013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0975C" w14:textId="77777777" w:rsidR="00982256" w:rsidRDefault="00982256" w:rsidP="000466F3">
    <w:pPr>
      <w:pStyle w:val="Header"/>
      <w:tabs>
        <w:tab w:val="clear" w:pos="4513"/>
        <w:tab w:val="clear"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D08AED5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16650EA"/>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EC04098"/>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925FD1"/>
    <w:multiLevelType w:val="multilevel"/>
    <w:tmpl w:val="63508A84"/>
    <w:lvl w:ilvl="0">
      <w:start w:val="1"/>
      <w:numFmt w:val="upperRoman"/>
      <w:pStyle w:val="BowRomanListBig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1F12B9B"/>
    <w:multiLevelType w:val="hybridMultilevel"/>
    <w:tmpl w:val="41AA79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4473AD2"/>
    <w:multiLevelType w:val="multilevel"/>
    <w:tmpl w:val="A04C2836"/>
    <w:lvl w:ilvl="0">
      <w:start w:val="1"/>
      <w:numFmt w:val="upperLetter"/>
      <w:pStyle w:val="BowAlphaUpp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5E83449"/>
    <w:multiLevelType w:val="multilevel"/>
    <w:tmpl w:val="5E22B120"/>
    <w:lvl w:ilvl="0">
      <w:start w:val="1"/>
      <w:numFmt w:val="decimal"/>
      <w:pStyle w:val="BowAnnexHeading1AltShiftQ"/>
      <w:lvlText w:val="%1."/>
      <w:lvlJc w:val="left"/>
      <w:pPr>
        <w:tabs>
          <w:tab w:val="num" w:pos="567"/>
        </w:tabs>
        <w:ind w:left="567" w:hanging="567"/>
      </w:pPr>
      <w:rPr>
        <w:rFonts w:hint="default"/>
        <w:b w:val="0"/>
      </w:rPr>
    </w:lvl>
    <w:lvl w:ilvl="1">
      <w:start w:val="1"/>
      <w:numFmt w:val="decimal"/>
      <w:pStyle w:val="BowAnnexHeading2AltShiftA"/>
      <w:lvlText w:val="%1.%2"/>
      <w:lvlJc w:val="left"/>
      <w:pPr>
        <w:tabs>
          <w:tab w:val="num" w:pos="851"/>
        </w:tabs>
        <w:ind w:left="851" w:hanging="851"/>
      </w:pPr>
      <w:rPr>
        <w:rFonts w:hint="default"/>
        <w:b w:val="0"/>
      </w:rPr>
    </w:lvl>
    <w:lvl w:ilvl="2">
      <w:start w:val="1"/>
      <w:numFmt w:val="decimal"/>
      <w:pStyle w:val="BowAnnexHeading3AltShiftZ"/>
      <w:lvlText w:val="%1.%2.%3"/>
      <w:lvlJc w:val="left"/>
      <w:pPr>
        <w:tabs>
          <w:tab w:val="num" w:pos="1134"/>
        </w:tabs>
        <w:ind w:left="1134" w:hanging="1134"/>
      </w:pPr>
      <w:rPr>
        <w:rFonts w:hint="default"/>
        <w:i w:val="0"/>
      </w:rPr>
    </w:lvl>
    <w:lvl w:ilvl="3">
      <w:start w:val="1"/>
      <w:numFmt w:val="decimal"/>
      <w:pStyle w:val="BowAnnexHeading4AltShiftX"/>
      <w:lvlText w:val="%1.%2.%3.%4"/>
      <w:lvlJc w:val="left"/>
      <w:pPr>
        <w:tabs>
          <w:tab w:val="num" w:pos="1418"/>
        </w:tabs>
        <w:ind w:left="1418" w:hanging="1418"/>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BowAnnexHeading5AltShiftC"/>
      <w:lvlText w:val="%1.%2.%3.%4.%5"/>
      <w:lvlJc w:val="left"/>
      <w:pPr>
        <w:tabs>
          <w:tab w:val="num" w:pos="1701"/>
        </w:tabs>
        <w:ind w:left="1701" w:hanging="1701"/>
      </w:pPr>
      <w:rPr>
        <w:rFonts w:hint="default"/>
        <w:i w:val="0"/>
      </w:rPr>
    </w:lvl>
    <w:lvl w:ilvl="5">
      <w:start w:val="1"/>
      <w:numFmt w:val="decimal"/>
      <w:pStyle w:val="BowAnnexHeading6AltShiftV"/>
      <w:lvlText w:val="%1.%2.%3.%4.%5.%6"/>
      <w:lvlJc w:val="left"/>
      <w:pPr>
        <w:tabs>
          <w:tab w:val="num" w:pos="1985"/>
        </w:tabs>
        <w:ind w:left="1985" w:hanging="1985"/>
      </w:pPr>
      <w:rPr>
        <w:rFonts w:hint="default"/>
        <w:i w:val="0"/>
      </w:rPr>
    </w:lvl>
    <w:lvl w:ilvl="6">
      <w:start w:val="1"/>
      <w:numFmt w:val="decimal"/>
      <w:pStyle w:val="BowAnnexHeading7AltShiftB"/>
      <w:lvlText w:val="%1.%2.%3.%4.%5.%6.%7"/>
      <w:lvlJc w:val="left"/>
      <w:pPr>
        <w:tabs>
          <w:tab w:val="num" w:pos="2268"/>
        </w:tabs>
        <w:ind w:left="2268" w:hanging="2268"/>
      </w:pPr>
      <w:rPr>
        <w:rFonts w:hint="default"/>
        <w:i w:val="0"/>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09886073"/>
    <w:multiLevelType w:val="hybridMultilevel"/>
    <w:tmpl w:val="5A4E0010"/>
    <w:lvl w:ilvl="0" w:tplc="B33A69CC">
      <w:start w:val="1"/>
      <w:numFmt w:val="lowerLetter"/>
      <w:lvlText w:val="%1)"/>
      <w:lvlJc w:val="left"/>
      <w:pPr>
        <w:ind w:left="1571" w:hanging="360"/>
      </w:pPr>
      <w:rPr>
        <w:rFonts w:hint="default"/>
        <w:b w:val="0"/>
        <w:bCs w:val="0"/>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8" w15:restartNumberingAfterBreak="0">
    <w:nsid w:val="0D657DD2"/>
    <w:multiLevelType w:val="hybridMultilevel"/>
    <w:tmpl w:val="8C1E01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DC32503"/>
    <w:multiLevelType w:val="hybridMultilevel"/>
    <w:tmpl w:val="D4461B6C"/>
    <w:lvl w:ilvl="0" w:tplc="85C66918">
      <w:start w:val="1"/>
      <w:numFmt w:val="decimal"/>
      <w:pStyle w:val="BG2PartiesAltShiftP"/>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0F3D523F"/>
    <w:multiLevelType w:val="multilevel"/>
    <w:tmpl w:val="77C09F80"/>
    <w:lvl w:ilvl="0">
      <w:start w:val="1"/>
      <w:numFmt w:val="upperLetter"/>
      <w:pStyle w:val="BowAlphaUpp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FEF671F"/>
    <w:multiLevelType w:val="multilevel"/>
    <w:tmpl w:val="B2E8E022"/>
    <w:lvl w:ilvl="0">
      <w:start w:val="1"/>
      <w:numFmt w:val="bullet"/>
      <w:pStyle w:val="BowBullet1"/>
      <w:lvlText w:val="•"/>
      <w:lvlJc w:val="left"/>
      <w:pPr>
        <w:tabs>
          <w:tab w:val="num" w:pos="567"/>
        </w:tabs>
        <w:ind w:left="567" w:hanging="567"/>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28C3446"/>
    <w:multiLevelType w:val="multilevel"/>
    <w:tmpl w:val="3F24CFF8"/>
    <w:lvl w:ilvl="0">
      <w:start w:val="1"/>
      <w:numFmt w:val="lowerLetter"/>
      <w:pStyle w:val="BowAlphaLower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92A127C"/>
    <w:multiLevelType w:val="hybridMultilevel"/>
    <w:tmpl w:val="8892EE50"/>
    <w:lvl w:ilvl="0" w:tplc="DFD823CA">
      <w:start w:val="1"/>
      <w:numFmt w:val="bullet"/>
      <w:lvlText w:val=""/>
      <w:lvlJc w:val="left"/>
      <w:pPr>
        <w:tabs>
          <w:tab w:val="num" w:pos="1080"/>
        </w:tabs>
        <w:ind w:left="1080" w:hanging="36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4C00249"/>
    <w:multiLevelType w:val="multilevel"/>
    <w:tmpl w:val="FF9CB5D4"/>
    <w:lvl w:ilvl="0">
      <w:start w:val="1"/>
      <w:numFmt w:val="bullet"/>
      <w:pStyle w:val="BowBullet5"/>
      <w:lvlText w:val="•"/>
      <w:lvlJc w:val="left"/>
      <w:pPr>
        <w:tabs>
          <w:tab w:val="num" w:pos="1701"/>
        </w:tabs>
        <w:ind w:left="1701" w:hanging="1701"/>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5E80195"/>
    <w:multiLevelType w:val="multilevel"/>
    <w:tmpl w:val="139A46B2"/>
    <w:lvl w:ilvl="0">
      <w:start w:val="1"/>
      <w:numFmt w:val="decimal"/>
      <w:pStyle w:val="BowLevel1HeadingAltQ"/>
      <w:lvlText w:val="%1."/>
      <w:lvlJc w:val="left"/>
      <w:pPr>
        <w:tabs>
          <w:tab w:val="num" w:pos="567"/>
        </w:tabs>
        <w:ind w:left="567" w:hanging="567"/>
      </w:pPr>
      <w:rPr>
        <w:rFonts w:hint="default"/>
        <w:b w:val="0"/>
        <w:i w:val="0"/>
        <w:sz w:val="18"/>
      </w:rPr>
    </w:lvl>
    <w:lvl w:ilvl="1">
      <w:start w:val="1"/>
      <w:numFmt w:val="decimal"/>
      <w:pStyle w:val="BowLevel2HeadingAltA"/>
      <w:lvlText w:val="%1.%2"/>
      <w:lvlJc w:val="left"/>
      <w:pPr>
        <w:tabs>
          <w:tab w:val="num" w:pos="851"/>
        </w:tabs>
        <w:ind w:left="851" w:hanging="851"/>
      </w:pPr>
      <w:rPr>
        <w:rFonts w:ascii="Arial" w:hAnsi="Arial" w:cs="Aria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owLevel3HeadingAltZ"/>
      <w:lvlText w:val="%1.%2.%3"/>
      <w:lvlJc w:val="left"/>
      <w:pPr>
        <w:tabs>
          <w:tab w:val="num" w:pos="1134"/>
        </w:tabs>
        <w:ind w:left="1134" w:hanging="1134"/>
      </w:pPr>
      <w:rPr>
        <w:rFonts w:ascii="Arial" w:hAnsi="Arial" w:cs="Arial" w:hint="default"/>
        <w:b w:val="0"/>
        <w:bCs w:val="0"/>
        <w:i w:val="0"/>
        <w:iCs w:val="0"/>
        <w:caps w:val="0"/>
        <w:smallCaps w:val="0"/>
        <w:strike w:val="0"/>
        <w:dstrike w:val="0"/>
        <w:noProof w:val="0"/>
        <w:vanish w:val="0"/>
        <w:color w:val="000000"/>
        <w:spacing w:val="0"/>
        <w:kern w:val="0"/>
        <w:position w:val="0"/>
        <w:sz w:val="18"/>
        <w:szCs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BowLevel4HeadingAltX"/>
      <w:lvlText w:val="%1.%2.%3.%4"/>
      <w:lvlJc w:val="left"/>
      <w:pPr>
        <w:tabs>
          <w:tab w:val="num" w:pos="1418"/>
        </w:tabs>
        <w:ind w:left="1418" w:hanging="1418"/>
      </w:pPr>
      <w:rPr>
        <w:rFonts w:hint="default"/>
        <w:b w:val="0"/>
        <w:i w:val="0"/>
        <w:sz w:val="18"/>
      </w:rPr>
    </w:lvl>
    <w:lvl w:ilvl="4">
      <w:start w:val="1"/>
      <w:numFmt w:val="decimal"/>
      <w:pStyle w:val="BowLevel5HeadingAltC"/>
      <w:lvlText w:val="%1.%2.%3.%4.%5"/>
      <w:lvlJc w:val="left"/>
      <w:pPr>
        <w:tabs>
          <w:tab w:val="num" w:pos="1701"/>
        </w:tabs>
        <w:ind w:left="1701" w:hanging="1701"/>
      </w:pPr>
      <w:rPr>
        <w:rFonts w:hint="default"/>
        <w:b w:val="0"/>
        <w:i w:val="0"/>
        <w:sz w:val="18"/>
      </w:rPr>
    </w:lvl>
    <w:lvl w:ilvl="5">
      <w:start w:val="1"/>
      <w:numFmt w:val="decimal"/>
      <w:pStyle w:val="BowLevel6HeadingAltV"/>
      <w:lvlText w:val="%1.%2.%3.%4.%5.%6"/>
      <w:lvlJc w:val="left"/>
      <w:pPr>
        <w:tabs>
          <w:tab w:val="num" w:pos="1985"/>
        </w:tabs>
        <w:ind w:left="1985" w:hanging="1985"/>
      </w:pPr>
      <w:rPr>
        <w:rFonts w:hint="default"/>
        <w:b w:val="0"/>
        <w:i w:val="0"/>
        <w:sz w:val="18"/>
      </w:rPr>
    </w:lvl>
    <w:lvl w:ilvl="6">
      <w:start w:val="1"/>
      <w:numFmt w:val="decimal"/>
      <w:pStyle w:val="BowLevel7HeadingAltB"/>
      <w:lvlText w:val="%1.%2.%3.%4.%5.%6.%7"/>
      <w:lvlJc w:val="left"/>
      <w:pPr>
        <w:tabs>
          <w:tab w:val="num" w:pos="2268"/>
        </w:tabs>
        <w:ind w:left="2268" w:hanging="2268"/>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690236D"/>
    <w:multiLevelType w:val="multilevel"/>
    <w:tmpl w:val="44CA60AC"/>
    <w:lvl w:ilvl="0">
      <w:start w:val="1"/>
      <w:numFmt w:val="decimal"/>
      <w:pStyle w:val="BowRecitalBracketsNumber"/>
      <w:lvlText w:val="(%1)"/>
      <w:lvlJc w:val="left"/>
      <w:pPr>
        <w:tabs>
          <w:tab w:val="num" w:pos="1134"/>
        </w:tabs>
        <w:ind w:left="1134" w:hanging="567"/>
      </w:pPr>
      <w:rPr>
        <w:rFonts w:ascii="Century Gothic" w:eastAsia="Times New Roman" w:hAnsi="Century Gothic" w:cs="Times New Roman"/>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26927856"/>
    <w:multiLevelType w:val="hybridMultilevel"/>
    <w:tmpl w:val="FDD2EFA6"/>
    <w:lvl w:ilvl="0" w:tplc="BD504A18">
      <w:start w:val="1"/>
      <w:numFmt w:val="decimal"/>
      <w:lvlText w:val="%1."/>
      <w:lvlJc w:val="left"/>
      <w:pPr>
        <w:ind w:left="927" w:hanging="360"/>
      </w:pPr>
      <w:rPr>
        <w:rFonts w:hint="default"/>
        <w:b/>
      </w:rPr>
    </w:lvl>
    <w:lvl w:ilvl="1" w:tplc="1C090019" w:tentative="1">
      <w:start w:val="1"/>
      <w:numFmt w:val="lowerLetter"/>
      <w:lvlText w:val="%2."/>
      <w:lvlJc w:val="left"/>
      <w:pPr>
        <w:ind w:left="1647" w:hanging="360"/>
      </w:pPr>
    </w:lvl>
    <w:lvl w:ilvl="2" w:tplc="1C09001B" w:tentative="1">
      <w:start w:val="1"/>
      <w:numFmt w:val="lowerRoman"/>
      <w:lvlText w:val="%3."/>
      <w:lvlJc w:val="right"/>
      <w:pPr>
        <w:ind w:left="2367" w:hanging="180"/>
      </w:pPr>
    </w:lvl>
    <w:lvl w:ilvl="3" w:tplc="1C09000F" w:tentative="1">
      <w:start w:val="1"/>
      <w:numFmt w:val="decimal"/>
      <w:lvlText w:val="%4."/>
      <w:lvlJc w:val="left"/>
      <w:pPr>
        <w:ind w:left="3087" w:hanging="360"/>
      </w:pPr>
    </w:lvl>
    <w:lvl w:ilvl="4" w:tplc="1C090019" w:tentative="1">
      <w:start w:val="1"/>
      <w:numFmt w:val="lowerLetter"/>
      <w:lvlText w:val="%5."/>
      <w:lvlJc w:val="left"/>
      <w:pPr>
        <w:ind w:left="3807" w:hanging="360"/>
      </w:pPr>
    </w:lvl>
    <w:lvl w:ilvl="5" w:tplc="1C09001B" w:tentative="1">
      <w:start w:val="1"/>
      <w:numFmt w:val="lowerRoman"/>
      <w:lvlText w:val="%6."/>
      <w:lvlJc w:val="right"/>
      <w:pPr>
        <w:ind w:left="4527" w:hanging="180"/>
      </w:pPr>
    </w:lvl>
    <w:lvl w:ilvl="6" w:tplc="1C09000F" w:tentative="1">
      <w:start w:val="1"/>
      <w:numFmt w:val="decimal"/>
      <w:lvlText w:val="%7."/>
      <w:lvlJc w:val="left"/>
      <w:pPr>
        <w:ind w:left="5247" w:hanging="360"/>
      </w:pPr>
    </w:lvl>
    <w:lvl w:ilvl="7" w:tplc="1C090019" w:tentative="1">
      <w:start w:val="1"/>
      <w:numFmt w:val="lowerLetter"/>
      <w:lvlText w:val="%8."/>
      <w:lvlJc w:val="left"/>
      <w:pPr>
        <w:ind w:left="5967" w:hanging="360"/>
      </w:pPr>
    </w:lvl>
    <w:lvl w:ilvl="8" w:tplc="1C09001B" w:tentative="1">
      <w:start w:val="1"/>
      <w:numFmt w:val="lowerRoman"/>
      <w:lvlText w:val="%9."/>
      <w:lvlJc w:val="right"/>
      <w:pPr>
        <w:ind w:left="6687" w:hanging="180"/>
      </w:pPr>
    </w:lvl>
  </w:abstractNum>
  <w:abstractNum w:abstractNumId="18" w15:restartNumberingAfterBreak="0">
    <w:nsid w:val="2812685B"/>
    <w:multiLevelType w:val="multilevel"/>
    <w:tmpl w:val="BF34A160"/>
    <w:lvl w:ilvl="0">
      <w:start w:val="1"/>
      <w:numFmt w:val="upperRoman"/>
      <w:pStyle w:val="BowRomanListBig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8EA59F2"/>
    <w:multiLevelType w:val="multilevel"/>
    <w:tmpl w:val="BBA8C0F8"/>
    <w:lvl w:ilvl="0">
      <w:start w:val="1"/>
      <w:numFmt w:val="decimal"/>
      <w:pStyle w:val="BowAnnexList1AltShiftL"/>
      <w:lvlText w:val="%1."/>
      <w:lvlJc w:val="left"/>
      <w:pPr>
        <w:tabs>
          <w:tab w:val="num" w:pos="567"/>
        </w:tabs>
        <w:ind w:left="567" w:hanging="567"/>
      </w:pPr>
      <w:rPr>
        <w:rFonts w:hint="default"/>
      </w:rPr>
    </w:lvl>
    <w:lvl w:ilvl="1">
      <w:start w:val="1"/>
      <w:numFmt w:val="decimal"/>
      <w:pStyle w:val="BowAnnexList2AltShiftK"/>
      <w:lvlText w:val="%1.%2"/>
      <w:lvlJc w:val="left"/>
      <w:pPr>
        <w:tabs>
          <w:tab w:val="num" w:pos="851"/>
        </w:tabs>
        <w:ind w:left="851" w:hanging="851"/>
      </w:pPr>
      <w:rPr>
        <w:rFonts w:hint="default"/>
      </w:rPr>
    </w:lvl>
    <w:lvl w:ilvl="2">
      <w:start w:val="1"/>
      <w:numFmt w:val="decimal"/>
      <w:pStyle w:val="BowAnnexList3AltShiftJ"/>
      <w:lvlText w:val="%1.%2.%3"/>
      <w:lvlJc w:val="left"/>
      <w:pPr>
        <w:tabs>
          <w:tab w:val="num" w:pos="1134"/>
        </w:tabs>
        <w:ind w:left="1134" w:hanging="1134"/>
      </w:pPr>
      <w:rPr>
        <w:rFonts w:hint="default"/>
      </w:rPr>
    </w:lvl>
    <w:lvl w:ilvl="3">
      <w:start w:val="1"/>
      <w:numFmt w:val="decimal"/>
      <w:pStyle w:val="BowAnnexList4AltShiftH"/>
      <w:lvlText w:val="%1.%2.%3.%4"/>
      <w:lvlJc w:val="left"/>
      <w:pPr>
        <w:tabs>
          <w:tab w:val="num" w:pos="1418"/>
        </w:tabs>
        <w:ind w:left="1418" w:hanging="1418"/>
      </w:pPr>
      <w:rPr>
        <w:rFonts w:hint="default"/>
      </w:rPr>
    </w:lvl>
    <w:lvl w:ilvl="4">
      <w:start w:val="1"/>
      <w:numFmt w:val="decimal"/>
      <w:pStyle w:val="BowAnnexList5AltShiftG"/>
      <w:lvlText w:val="%1.%2.%3.%4.%5"/>
      <w:lvlJc w:val="left"/>
      <w:pPr>
        <w:tabs>
          <w:tab w:val="num" w:pos="1701"/>
        </w:tabs>
        <w:ind w:left="1701" w:hanging="1701"/>
      </w:pPr>
      <w:rPr>
        <w:rFonts w:hint="default"/>
      </w:rPr>
    </w:lvl>
    <w:lvl w:ilvl="5">
      <w:start w:val="1"/>
      <w:numFmt w:val="decimal"/>
      <w:pStyle w:val="BowAnnexList6AltShiftF"/>
      <w:lvlText w:val="%1.%2.%3.%4.%5.%6"/>
      <w:lvlJc w:val="left"/>
      <w:pPr>
        <w:tabs>
          <w:tab w:val="num" w:pos="1985"/>
        </w:tabs>
        <w:ind w:left="1985" w:hanging="1985"/>
      </w:pPr>
      <w:rPr>
        <w:rFonts w:hint="default"/>
      </w:rPr>
    </w:lvl>
    <w:lvl w:ilvl="6">
      <w:start w:val="1"/>
      <w:numFmt w:val="decimal"/>
      <w:pStyle w:val="BowAnnexList7AltShiftD"/>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B255F06"/>
    <w:multiLevelType w:val="multilevel"/>
    <w:tmpl w:val="AA08A09E"/>
    <w:lvl w:ilvl="0">
      <w:start w:val="1"/>
      <w:numFmt w:val="upperLetter"/>
      <w:pStyle w:val="BowAlphaUpp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E066352"/>
    <w:multiLevelType w:val="multilevel"/>
    <w:tmpl w:val="9298737E"/>
    <w:lvl w:ilvl="0">
      <w:start w:val="1"/>
      <w:numFmt w:val="upperLetter"/>
      <w:pStyle w:val="BowRecitalBracketsAlpha"/>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0112720"/>
    <w:multiLevelType w:val="multilevel"/>
    <w:tmpl w:val="6016AD04"/>
    <w:lvl w:ilvl="0">
      <w:start w:val="1"/>
      <w:numFmt w:val="lowerRoman"/>
      <w:pStyle w:val="BowRomanListSmall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04B7282"/>
    <w:multiLevelType w:val="multilevel"/>
    <w:tmpl w:val="0F605282"/>
    <w:lvl w:ilvl="0">
      <w:start w:val="1"/>
      <w:numFmt w:val="upperRoman"/>
      <w:pStyle w:val="BowRomanListBig1"/>
      <w:lvlText w:val="%1."/>
      <w:lvlJc w:val="left"/>
      <w:pPr>
        <w:tabs>
          <w:tab w:val="num" w:pos="567"/>
        </w:tabs>
        <w:ind w:left="567" w:hanging="567"/>
      </w:pPr>
      <w:rPr>
        <w:rFonts w:hint="default"/>
      </w:rPr>
    </w:lvl>
    <w:lvl w:ilvl="1">
      <w:start w:val="1"/>
      <w:numFmt w:val="lowerLetter"/>
      <w:lvlText w:val="%2."/>
      <w:lvlJc w:val="left"/>
      <w:pPr>
        <w:ind w:left="851" w:hanging="567"/>
      </w:pPr>
      <w:rPr>
        <w:rFonts w:hint="default"/>
      </w:rPr>
    </w:lvl>
    <w:lvl w:ilvl="2">
      <w:start w:val="1"/>
      <w:numFmt w:val="lowerRoman"/>
      <w:lvlText w:val="%3."/>
      <w:lvlJc w:val="right"/>
      <w:pPr>
        <w:ind w:left="1135" w:hanging="567"/>
      </w:pPr>
      <w:rPr>
        <w:rFonts w:hint="default"/>
      </w:rPr>
    </w:lvl>
    <w:lvl w:ilvl="3">
      <w:start w:val="1"/>
      <w:numFmt w:val="decimal"/>
      <w:lvlText w:val="%4."/>
      <w:lvlJc w:val="left"/>
      <w:pPr>
        <w:ind w:left="1419" w:hanging="567"/>
      </w:pPr>
      <w:rPr>
        <w:rFonts w:hint="default"/>
      </w:rPr>
    </w:lvl>
    <w:lvl w:ilvl="4">
      <w:start w:val="1"/>
      <w:numFmt w:val="lowerLetter"/>
      <w:lvlText w:val="%5."/>
      <w:lvlJc w:val="left"/>
      <w:pPr>
        <w:ind w:left="1703" w:hanging="567"/>
      </w:pPr>
      <w:rPr>
        <w:rFonts w:hint="default"/>
      </w:rPr>
    </w:lvl>
    <w:lvl w:ilvl="5">
      <w:start w:val="1"/>
      <w:numFmt w:val="lowerRoman"/>
      <w:lvlText w:val="%6."/>
      <w:lvlJc w:val="right"/>
      <w:pPr>
        <w:ind w:left="1987" w:hanging="567"/>
      </w:pPr>
      <w:rPr>
        <w:rFonts w:hint="default"/>
      </w:rPr>
    </w:lvl>
    <w:lvl w:ilvl="6">
      <w:start w:val="1"/>
      <w:numFmt w:val="decimal"/>
      <w:lvlText w:val="%7."/>
      <w:lvlJc w:val="left"/>
      <w:pPr>
        <w:ind w:left="2271" w:hanging="567"/>
      </w:pPr>
      <w:rPr>
        <w:rFonts w:hint="default"/>
      </w:rPr>
    </w:lvl>
    <w:lvl w:ilvl="7">
      <w:start w:val="1"/>
      <w:numFmt w:val="lowerLetter"/>
      <w:lvlText w:val="%8."/>
      <w:lvlJc w:val="left"/>
      <w:pPr>
        <w:ind w:left="2555" w:hanging="567"/>
      </w:pPr>
      <w:rPr>
        <w:rFonts w:hint="default"/>
      </w:rPr>
    </w:lvl>
    <w:lvl w:ilvl="8">
      <w:start w:val="1"/>
      <w:numFmt w:val="lowerRoman"/>
      <w:lvlText w:val="%9."/>
      <w:lvlJc w:val="right"/>
      <w:pPr>
        <w:ind w:left="2839" w:hanging="567"/>
      </w:pPr>
      <w:rPr>
        <w:rFonts w:hint="default"/>
      </w:rPr>
    </w:lvl>
  </w:abstractNum>
  <w:abstractNum w:abstractNumId="24" w15:restartNumberingAfterBreak="0">
    <w:nsid w:val="32546F22"/>
    <w:multiLevelType w:val="hybridMultilevel"/>
    <w:tmpl w:val="57FA6778"/>
    <w:lvl w:ilvl="0" w:tplc="1C96311A">
      <w:start w:val="1"/>
      <w:numFmt w:val="decimal"/>
      <w:lvlText w:val="%1."/>
      <w:lvlJc w:val="left"/>
      <w:pPr>
        <w:tabs>
          <w:tab w:val="num" w:pos="360"/>
        </w:tabs>
        <w:ind w:left="360" w:hanging="360"/>
      </w:pPr>
      <w:rPr>
        <w:rFonts w:hint="default"/>
        <w:b w:val="0"/>
        <w:i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32AC2D22"/>
    <w:multiLevelType w:val="multilevel"/>
    <w:tmpl w:val="0448B8E8"/>
    <w:lvl w:ilvl="0">
      <w:start w:val="1"/>
      <w:numFmt w:val="bullet"/>
      <w:pStyle w:val="BowBullet2"/>
      <w:lvlText w:val="•"/>
      <w:lvlJc w:val="left"/>
      <w:pPr>
        <w:tabs>
          <w:tab w:val="num" w:pos="851"/>
        </w:tabs>
        <w:ind w:left="851" w:hanging="851"/>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4C76448"/>
    <w:multiLevelType w:val="multilevel"/>
    <w:tmpl w:val="AF8C0500"/>
    <w:lvl w:ilvl="0">
      <w:start w:val="1"/>
      <w:numFmt w:val="lowerLetter"/>
      <w:pStyle w:val="BowAlphaLower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35717E0A"/>
    <w:multiLevelType w:val="hybridMultilevel"/>
    <w:tmpl w:val="4BBE3FE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35757B61"/>
    <w:multiLevelType w:val="multilevel"/>
    <w:tmpl w:val="F44EDDDA"/>
    <w:lvl w:ilvl="0">
      <w:start w:val="1"/>
      <w:numFmt w:val="bullet"/>
      <w:lvlText w:val=""/>
      <w:lvlJc w:val="left"/>
      <w:pPr>
        <w:tabs>
          <w:tab w:val="num" w:pos="567"/>
        </w:tabs>
        <w:ind w:left="567" w:hanging="567"/>
      </w:pPr>
      <w:rPr>
        <w:rFonts w:ascii="Symbol" w:hAnsi="Symbol" w:hint="default"/>
      </w:rPr>
    </w:lvl>
    <w:lvl w:ilvl="1">
      <w:start w:val="1"/>
      <w:numFmt w:val="bullet"/>
      <w:pStyle w:val="BowBulletListOrd1"/>
      <w:lvlText w:val="–"/>
      <w:lvlJc w:val="left"/>
      <w:pPr>
        <w:tabs>
          <w:tab w:val="num" w:pos="1134"/>
        </w:tabs>
        <w:ind w:left="1134" w:hanging="567"/>
      </w:pPr>
      <w:rPr>
        <w:rFonts w:ascii="Times New Roman" w:hAnsi="Times New Roman" w:cs="Times New Roman" w:hint="default"/>
      </w:rPr>
    </w:lvl>
    <w:lvl w:ilvl="2">
      <w:start w:val="1"/>
      <w:numFmt w:val="bullet"/>
      <w:pStyle w:val="BowBulletListOrd2"/>
      <w:lvlText w:val="○"/>
      <w:lvlJc w:val="left"/>
      <w:pPr>
        <w:tabs>
          <w:tab w:val="num" w:pos="1701"/>
        </w:tabs>
        <w:ind w:left="1701" w:hanging="567"/>
      </w:pPr>
      <w:rPr>
        <w:rFonts w:ascii="Times New Roman" w:hAnsi="Times New Roman" w:cs="Times New Roman" w:hint="default"/>
      </w:rPr>
    </w:lvl>
    <w:lvl w:ilvl="3">
      <w:start w:val="1"/>
      <w:numFmt w:val="bullet"/>
      <w:pStyle w:val="BowBulletListOrd3"/>
      <w:lvlText w:val="•"/>
      <w:lvlJc w:val="left"/>
      <w:pPr>
        <w:tabs>
          <w:tab w:val="num" w:pos="2268"/>
        </w:tabs>
        <w:ind w:left="2268" w:hanging="567"/>
      </w:pPr>
      <w:rPr>
        <w:rFonts w:ascii="Arial" w:hAnsi="Arial" w:hint="default"/>
        <w:b w:val="0"/>
        <w:i w:val="0"/>
        <w:color w:val="auto"/>
        <w:w w:val="131"/>
        <w:sz w:val="20"/>
        <w:szCs w:val="20"/>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9" w15:restartNumberingAfterBreak="0">
    <w:nsid w:val="362E4153"/>
    <w:multiLevelType w:val="multilevel"/>
    <w:tmpl w:val="5854E242"/>
    <w:lvl w:ilvl="0">
      <w:start w:val="1"/>
      <w:numFmt w:val="upperLetter"/>
      <w:pStyle w:val="BowAlphaUpper1"/>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378D4935"/>
    <w:multiLevelType w:val="multilevel"/>
    <w:tmpl w:val="2A24EF46"/>
    <w:lvl w:ilvl="0">
      <w:start w:val="1"/>
      <w:numFmt w:val="upperLetter"/>
      <w:pStyle w:val="BowAlphaUpp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38443DE4"/>
    <w:multiLevelType w:val="hybridMultilevel"/>
    <w:tmpl w:val="2E6411CE"/>
    <w:lvl w:ilvl="0" w:tplc="1C96311A">
      <w:start w:val="1"/>
      <w:numFmt w:val="decimal"/>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399E32E4"/>
    <w:multiLevelType w:val="multilevel"/>
    <w:tmpl w:val="7CD43318"/>
    <w:lvl w:ilvl="0">
      <w:start w:val="1"/>
      <w:numFmt w:val="upperLetter"/>
      <w:pStyle w:val="BowAlphaUpper7"/>
      <w:lvlText w:val="%1."/>
      <w:lvlJc w:val="left"/>
      <w:pPr>
        <w:tabs>
          <w:tab w:val="num" w:pos="0"/>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AA8743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D10551E"/>
    <w:multiLevelType w:val="multilevel"/>
    <w:tmpl w:val="21BA4CC0"/>
    <w:lvl w:ilvl="0">
      <w:start w:val="1"/>
      <w:numFmt w:val="bullet"/>
      <w:pStyle w:val="BowBullet3"/>
      <w:lvlText w:val="•"/>
      <w:lvlJc w:val="left"/>
      <w:pPr>
        <w:tabs>
          <w:tab w:val="num" w:pos="1134"/>
        </w:tabs>
        <w:ind w:left="1134" w:hanging="1134"/>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3F5564DF"/>
    <w:multiLevelType w:val="multilevel"/>
    <w:tmpl w:val="C50852EE"/>
    <w:lvl w:ilvl="0">
      <w:start w:val="1"/>
      <w:numFmt w:val="lowerRoman"/>
      <w:pStyle w:val="BowRomanListSmall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4322344F"/>
    <w:multiLevelType w:val="multilevel"/>
    <w:tmpl w:val="4F4A19E2"/>
    <w:lvl w:ilvl="0">
      <w:start w:val="1"/>
      <w:numFmt w:val="decimal"/>
      <w:pStyle w:val="BowLevel1ListAlt"/>
      <w:lvlText w:val="%1."/>
      <w:lvlJc w:val="left"/>
      <w:pPr>
        <w:tabs>
          <w:tab w:val="num" w:pos="567"/>
        </w:tabs>
        <w:ind w:left="567" w:hanging="567"/>
      </w:pPr>
      <w:rPr>
        <w:rFonts w:hint="default"/>
      </w:rPr>
    </w:lvl>
    <w:lvl w:ilvl="1">
      <w:start w:val="1"/>
      <w:numFmt w:val="decimal"/>
      <w:pStyle w:val="BowLevel2ListAlt"/>
      <w:lvlText w:val="%1.%2"/>
      <w:lvlJc w:val="left"/>
      <w:pPr>
        <w:tabs>
          <w:tab w:val="num" w:pos="851"/>
        </w:tabs>
        <w:ind w:left="851" w:hanging="851"/>
      </w:pPr>
      <w:rPr>
        <w:rFonts w:hint="default"/>
      </w:rPr>
    </w:lvl>
    <w:lvl w:ilvl="2">
      <w:start w:val="1"/>
      <w:numFmt w:val="decimal"/>
      <w:pStyle w:val="BowLevel3ListAlt"/>
      <w:lvlText w:val="%1.%2.%3"/>
      <w:lvlJc w:val="left"/>
      <w:pPr>
        <w:tabs>
          <w:tab w:val="num" w:pos="1134"/>
        </w:tabs>
        <w:ind w:left="1134" w:hanging="1134"/>
      </w:pPr>
      <w:rPr>
        <w:rFonts w:hint="default"/>
      </w:rPr>
    </w:lvl>
    <w:lvl w:ilvl="3">
      <w:start w:val="1"/>
      <w:numFmt w:val="decimal"/>
      <w:pStyle w:val="BowLevel4ListAlt"/>
      <w:lvlText w:val="%1.%2.%3.%4"/>
      <w:lvlJc w:val="left"/>
      <w:pPr>
        <w:tabs>
          <w:tab w:val="num" w:pos="1418"/>
        </w:tabs>
        <w:ind w:left="1418" w:hanging="1418"/>
      </w:pPr>
      <w:rPr>
        <w:rFonts w:hint="default"/>
        <w:i w:val="0"/>
      </w:rPr>
    </w:lvl>
    <w:lvl w:ilvl="4">
      <w:start w:val="1"/>
      <w:numFmt w:val="decimal"/>
      <w:pStyle w:val="BowLevel5ListAlt"/>
      <w:lvlText w:val="%1.%2.%3.%4.%5"/>
      <w:lvlJc w:val="left"/>
      <w:pPr>
        <w:tabs>
          <w:tab w:val="num" w:pos="1701"/>
        </w:tabs>
        <w:ind w:left="1701" w:hanging="1701"/>
      </w:pPr>
      <w:rPr>
        <w:rFonts w:hint="default"/>
      </w:rPr>
    </w:lvl>
    <w:lvl w:ilvl="5">
      <w:start w:val="1"/>
      <w:numFmt w:val="decimal"/>
      <w:pStyle w:val="BowLevel6ListAlt"/>
      <w:lvlText w:val="%1.%2.%3.%4.%5.%6"/>
      <w:lvlJc w:val="left"/>
      <w:pPr>
        <w:tabs>
          <w:tab w:val="num" w:pos="1985"/>
        </w:tabs>
        <w:ind w:left="1985" w:hanging="1985"/>
      </w:pPr>
      <w:rPr>
        <w:rFonts w:hint="default"/>
      </w:rPr>
    </w:lvl>
    <w:lvl w:ilvl="6">
      <w:start w:val="1"/>
      <w:numFmt w:val="decimal"/>
      <w:pStyle w:val="BowLevel7ListAltM"/>
      <w:lvlText w:val="%1.%2.%3.%4.%5.%6.%7"/>
      <w:lvlJc w:val="left"/>
      <w:pPr>
        <w:tabs>
          <w:tab w:val="num" w:pos="2268"/>
        </w:tabs>
        <w:ind w:left="2268" w:hanging="2268"/>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46335C34"/>
    <w:multiLevelType w:val="hybridMultilevel"/>
    <w:tmpl w:val="0832A5F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47861BD5"/>
    <w:multiLevelType w:val="multilevel"/>
    <w:tmpl w:val="3432EC18"/>
    <w:lvl w:ilvl="0">
      <w:start w:val="1"/>
      <w:numFmt w:val="lowerLetter"/>
      <w:pStyle w:val="BowAlphaLower1"/>
      <w:lvlText w:val="%1."/>
      <w:lvlJc w:val="left"/>
      <w:pPr>
        <w:tabs>
          <w:tab w:val="num" w:pos="567"/>
        </w:tabs>
        <w:ind w:left="567" w:hanging="567"/>
      </w:pPr>
      <w:rPr>
        <w:rFonts w:hint="default"/>
      </w:rPr>
    </w:lvl>
    <w:lvl w:ilvl="1">
      <w:start w:val="1"/>
      <w:numFmt w:val="lowerLetter"/>
      <w:lvlText w:val="%2."/>
      <w:lvlJc w:val="left"/>
      <w:pPr>
        <w:tabs>
          <w:tab w:val="num" w:pos="851"/>
        </w:tabs>
        <w:ind w:left="851" w:hanging="851"/>
      </w:pPr>
      <w:rPr>
        <w:rFonts w:hint="default"/>
      </w:rPr>
    </w:lvl>
    <w:lvl w:ilvl="2">
      <w:start w:val="1"/>
      <w:numFmt w:val="lowerRoman"/>
      <w:lvlText w:val="%3."/>
      <w:lvlJc w:val="right"/>
      <w:pPr>
        <w:tabs>
          <w:tab w:val="num" w:pos="1135"/>
        </w:tabs>
        <w:ind w:left="1135" w:hanging="1135"/>
      </w:pPr>
      <w:rPr>
        <w:rFonts w:hint="default"/>
      </w:rPr>
    </w:lvl>
    <w:lvl w:ilvl="3">
      <w:start w:val="1"/>
      <w:numFmt w:val="decimal"/>
      <w:lvlText w:val="%4."/>
      <w:lvlJc w:val="left"/>
      <w:pPr>
        <w:tabs>
          <w:tab w:val="num" w:pos="1419"/>
        </w:tabs>
        <w:ind w:left="1419" w:hanging="1419"/>
      </w:pPr>
      <w:rPr>
        <w:rFonts w:hint="default"/>
      </w:rPr>
    </w:lvl>
    <w:lvl w:ilvl="4">
      <w:start w:val="1"/>
      <w:numFmt w:val="lowerLetter"/>
      <w:lvlText w:val="%5."/>
      <w:lvlJc w:val="left"/>
      <w:pPr>
        <w:tabs>
          <w:tab w:val="num" w:pos="1703"/>
        </w:tabs>
        <w:ind w:left="1703" w:hanging="1703"/>
      </w:pPr>
      <w:rPr>
        <w:rFonts w:hint="default"/>
      </w:rPr>
    </w:lvl>
    <w:lvl w:ilvl="5">
      <w:start w:val="1"/>
      <w:numFmt w:val="lowerRoman"/>
      <w:lvlText w:val="%6."/>
      <w:lvlJc w:val="right"/>
      <w:pPr>
        <w:tabs>
          <w:tab w:val="num" w:pos="1987"/>
        </w:tabs>
        <w:ind w:left="1987" w:hanging="1987"/>
      </w:pPr>
      <w:rPr>
        <w:rFonts w:hint="default"/>
      </w:rPr>
    </w:lvl>
    <w:lvl w:ilvl="6">
      <w:start w:val="1"/>
      <w:numFmt w:val="decimal"/>
      <w:lvlText w:val="%7."/>
      <w:lvlJc w:val="left"/>
      <w:pPr>
        <w:tabs>
          <w:tab w:val="num" w:pos="2271"/>
        </w:tabs>
        <w:ind w:left="2271" w:hanging="2271"/>
      </w:pPr>
      <w:rPr>
        <w:rFonts w:hint="default"/>
      </w:rPr>
    </w:lvl>
    <w:lvl w:ilvl="7">
      <w:start w:val="1"/>
      <w:numFmt w:val="lowerLetter"/>
      <w:lvlText w:val="%8."/>
      <w:lvlJc w:val="left"/>
      <w:pPr>
        <w:tabs>
          <w:tab w:val="num" w:pos="2555"/>
        </w:tabs>
        <w:ind w:left="2555" w:hanging="2555"/>
      </w:pPr>
      <w:rPr>
        <w:rFonts w:hint="default"/>
      </w:rPr>
    </w:lvl>
    <w:lvl w:ilvl="8">
      <w:start w:val="1"/>
      <w:numFmt w:val="lowerRoman"/>
      <w:lvlText w:val="%9."/>
      <w:lvlJc w:val="right"/>
      <w:pPr>
        <w:tabs>
          <w:tab w:val="num" w:pos="2839"/>
        </w:tabs>
        <w:ind w:left="2839" w:hanging="2839"/>
      </w:pPr>
      <w:rPr>
        <w:rFonts w:hint="default"/>
      </w:rPr>
    </w:lvl>
  </w:abstractNum>
  <w:abstractNum w:abstractNumId="39" w15:restartNumberingAfterBreak="0">
    <w:nsid w:val="47DC11C5"/>
    <w:multiLevelType w:val="multilevel"/>
    <w:tmpl w:val="7658683C"/>
    <w:lvl w:ilvl="0">
      <w:start w:val="1"/>
      <w:numFmt w:val="lowerRoman"/>
      <w:pStyle w:val="BowRomanListSmall1"/>
      <w:lvlText w:val="%1."/>
      <w:lvlJc w:val="left"/>
      <w:pPr>
        <w:tabs>
          <w:tab w:val="num" w:pos="567"/>
        </w:tabs>
        <w:ind w:left="567" w:hanging="567"/>
      </w:pPr>
      <w:rPr>
        <w:rFonts w:hint="default"/>
      </w:rPr>
    </w:lvl>
    <w:lvl w:ilvl="1">
      <w:start w:val="1"/>
      <w:numFmt w:val="lowerLetter"/>
      <w:lvlText w:val="%2."/>
      <w:lvlJc w:val="left"/>
      <w:pPr>
        <w:tabs>
          <w:tab w:val="num" w:pos="851"/>
        </w:tabs>
        <w:ind w:left="851" w:hanging="567"/>
      </w:pPr>
      <w:rPr>
        <w:rFonts w:hint="default"/>
      </w:rPr>
    </w:lvl>
    <w:lvl w:ilvl="2">
      <w:start w:val="1"/>
      <w:numFmt w:val="decimal"/>
      <w:lvlText w:val="%3."/>
      <w:lvlJc w:val="right"/>
      <w:pPr>
        <w:tabs>
          <w:tab w:val="num" w:pos="1135"/>
        </w:tabs>
        <w:ind w:left="1135" w:hanging="567"/>
      </w:pPr>
      <w:rPr>
        <w:rFonts w:hint="default"/>
      </w:rPr>
    </w:lvl>
    <w:lvl w:ilvl="3">
      <w:start w:val="1"/>
      <w:numFmt w:val="lowerRoman"/>
      <w:lvlText w:val="%4."/>
      <w:lvlJc w:val="left"/>
      <w:pPr>
        <w:tabs>
          <w:tab w:val="num" w:pos="1419"/>
        </w:tabs>
        <w:ind w:left="1419" w:hanging="567"/>
      </w:pPr>
      <w:rPr>
        <w:rFonts w:hint="default"/>
      </w:rPr>
    </w:lvl>
    <w:lvl w:ilvl="4">
      <w:start w:val="1"/>
      <w:numFmt w:val="lowerLetter"/>
      <w:lvlText w:val="%5."/>
      <w:lvlJc w:val="left"/>
      <w:pPr>
        <w:tabs>
          <w:tab w:val="num" w:pos="1703"/>
        </w:tabs>
        <w:ind w:left="1703" w:hanging="567"/>
      </w:pPr>
      <w:rPr>
        <w:rFonts w:hint="default"/>
      </w:rPr>
    </w:lvl>
    <w:lvl w:ilvl="5">
      <w:start w:val="1"/>
      <w:numFmt w:val="decimal"/>
      <w:lvlText w:val="%6."/>
      <w:lvlJc w:val="right"/>
      <w:pPr>
        <w:tabs>
          <w:tab w:val="num" w:pos="1987"/>
        </w:tabs>
        <w:ind w:left="1987" w:hanging="567"/>
      </w:pPr>
      <w:rPr>
        <w:rFonts w:hint="default"/>
      </w:rPr>
    </w:lvl>
    <w:lvl w:ilvl="6">
      <w:start w:val="1"/>
      <w:numFmt w:val="lowerRoman"/>
      <w:lvlText w:val="%7."/>
      <w:lvlJc w:val="left"/>
      <w:pPr>
        <w:tabs>
          <w:tab w:val="num" w:pos="2268"/>
        </w:tabs>
        <w:ind w:left="2268" w:hanging="567"/>
      </w:pPr>
      <w:rPr>
        <w:rFonts w:hint="default"/>
      </w:rPr>
    </w:lvl>
    <w:lvl w:ilvl="7">
      <w:start w:val="1"/>
      <w:numFmt w:val="lowerLetter"/>
      <w:lvlText w:val="%8."/>
      <w:lvlJc w:val="left"/>
      <w:pPr>
        <w:tabs>
          <w:tab w:val="num" w:pos="2552"/>
        </w:tabs>
        <w:ind w:left="2552" w:hanging="567"/>
      </w:pPr>
      <w:rPr>
        <w:rFonts w:hint="default"/>
      </w:rPr>
    </w:lvl>
    <w:lvl w:ilvl="8">
      <w:start w:val="1"/>
      <w:numFmt w:val="decimal"/>
      <w:lvlText w:val="%9."/>
      <w:lvlJc w:val="right"/>
      <w:pPr>
        <w:tabs>
          <w:tab w:val="num" w:pos="2835"/>
        </w:tabs>
        <w:ind w:left="2835" w:hanging="567"/>
      </w:pPr>
      <w:rPr>
        <w:rFonts w:hint="default"/>
      </w:rPr>
    </w:lvl>
  </w:abstractNum>
  <w:abstractNum w:abstractNumId="40" w15:restartNumberingAfterBreak="0">
    <w:nsid w:val="484F4A08"/>
    <w:multiLevelType w:val="hybridMultilevel"/>
    <w:tmpl w:val="A120F8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4ADF022A"/>
    <w:multiLevelType w:val="multilevel"/>
    <w:tmpl w:val="58981718"/>
    <w:lvl w:ilvl="0">
      <w:start w:val="1"/>
      <w:numFmt w:val="upperRoman"/>
      <w:pStyle w:val="BowRomanListBig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4E9D2068"/>
    <w:multiLevelType w:val="multilevel"/>
    <w:tmpl w:val="821E2B38"/>
    <w:lvl w:ilvl="0">
      <w:start w:val="1"/>
      <w:numFmt w:val="upperRoman"/>
      <w:pStyle w:val="BowRomanListBig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4F4F41F2"/>
    <w:multiLevelType w:val="multilevel"/>
    <w:tmpl w:val="FBB2A30C"/>
    <w:lvl w:ilvl="0">
      <w:start w:val="1"/>
      <w:numFmt w:val="lowerLetter"/>
      <w:pStyle w:val="BowAlphaLower2"/>
      <w:lvlText w:val="%1."/>
      <w:lvlJc w:val="left"/>
      <w:pPr>
        <w:tabs>
          <w:tab w:val="num" w:pos="851"/>
        </w:tabs>
        <w:ind w:left="851" w:hanging="85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5AD15CF5"/>
    <w:multiLevelType w:val="hybridMultilevel"/>
    <w:tmpl w:val="FD066C7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5C697DE2"/>
    <w:multiLevelType w:val="hybridMultilevel"/>
    <w:tmpl w:val="57CCA1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5DA009FA"/>
    <w:multiLevelType w:val="multilevel"/>
    <w:tmpl w:val="DCBA4CBE"/>
    <w:lvl w:ilvl="0">
      <w:start w:val="1"/>
      <w:numFmt w:val="lowerLetter"/>
      <w:pStyle w:val="BowAlphaLower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5FE93C73"/>
    <w:multiLevelType w:val="hybridMultilevel"/>
    <w:tmpl w:val="CA081762"/>
    <w:lvl w:ilvl="0" w:tplc="F14EF86C">
      <w:start w:val="1"/>
      <w:numFmt w:val="bullet"/>
      <w:lvlText w:val="-"/>
      <w:lvlJc w:val="left"/>
      <w:pPr>
        <w:ind w:left="855" w:hanging="360"/>
      </w:pPr>
      <w:rPr>
        <w:rFonts w:ascii="Calibri" w:eastAsia="Calibri" w:hAnsi="Calibri" w:cs="Calibri" w:hint="default"/>
      </w:rPr>
    </w:lvl>
    <w:lvl w:ilvl="1" w:tplc="1C090003" w:tentative="1">
      <w:start w:val="1"/>
      <w:numFmt w:val="bullet"/>
      <w:lvlText w:val="o"/>
      <w:lvlJc w:val="left"/>
      <w:pPr>
        <w:ind w:left="1575" w:hanging="360"/>
      </w:pPr>
      <w:rPr>
        <w:rFonts w:ascii="Courier New" w:hAnsi="Courier New" w:cs="Courier New" w:hint="default"/>
      </w:rPr>
    </w:lvl>
    <w:lvl w:ilvl="2" w:tplc="1C090005" w:tentative="1">
      <w:start w:val="1"/>
      <w:numFmt w:val="bullet"/>
      <w:lvlText w:val=""/>
      <w:lvlJc w:val="left"/>
      <w:pPr>
        <w:ind w:left="2295" w:hanging="360"/>
      </w:pPr>
      <w:rPr>
        <w:rFonts w:ascii="Wingdings" w:hAnsi="Wingdings" w:hint="default"/>
      </w:rPr>
    </w:lvl>
    <w:lvl w:ilvl="3" w:tplc="1C090001" w:tentative="1">
      <w:start w:val="1"/>
      <w:numFmt w:val="bullet"/>
      <w:lvlText w:val=""/>
      <w:lvlJc w:val="left"/>
      <w:pPr>
        <w:ind w:left="3015" w:hanging="360"/>
      </w:pPr>
      <w:rPr>
        <w:rFonts w:ascii="Symbol" w:hAnsi="Symbol" w:hint="default"/>
      </w:rPr>
    </w:lvl>
    <w:lvl w:ilvl="4" w:tplc="1C090003" w:tentative="1">
      <w:start w:val="1"/>
      <w:numFmt w:val="bullet"/>
      <w:lvlText w:val="o"/>
      <w:lvlJc w:val="left"/>
      <w:pPr>
        <w:ind w:left="3735" w:hanging="360"/>
      </w:pPr>
      <w:rPr>
        <w:rFonts w:ascii="Courier New" w:hAnsi="Courier New" w:cs="Courier New" w:hint="default"/>
      </w:rPr>
    </w:lvl>
    <w:lvl w:ilvl="5" w:tplc="1C090005" w:tentative="1">
      <w:start w:val="1"/>
      <w:numFmt w:val="bullet"/>
      <w:lvlText w:val=""/>
      <w:lvlJc w:val="left"/>
      <w:pPr>
        <w:ind w:left="4455" w:hanging="360"/>
      </w:pPr>
      <w:rPr>
        <w:rFonts w:ascii="Wingdings" w:hAnsi="Wingdings" w:hint="default"/>
      </w:rPr>
    </w:lvl>
    <w:lvl w:ilvl="6" w:tplc="1C090001" w:tentative="1">
      <w:start w:val="1"/>
      <w:numFmt w:val="bullet"/>
      <w:lvlText w:val=""/>
      <w:lvlJc w:val="left"/>
      <w:pPr>
        <w:ind w:left="5175" w:hanging="360"/>
      </w:pPr>
      <w:rPr>
        <w:rFonts w:ascii="Symbol" w:hAnsi="Symbol" w:hint="default"/>
      </w:rPr>
    </w:lvl>
    <w:lvl w:ilvl="7" w:tplc="1C090003" w:tentative="1">
      <w:start w:val="1"/>
      <w:numFmt w:val="bullet"/>
      <w:lvlText w:val="o"/>
      <w:lvlJc w:val="left"/>
      <w:pPr>
        <w:ind w:left="5895" w:hanging="360"/>
      </w:pPr>
      <w:rPr>
        <w:rFonts w:ascii="Courier New" w:hAnsi="Courier New" w:cs="Courier New" w:hint="default"/>
      </w:rPr>
    </w:lvl>
    <w:lvl w:ilvl="8" w:tplc="1C090005" w:tentative="1">
      <w:start w:val="1"/>
      <w:numFmt w:val="bullet"/>
      <w:lvlText w:val=""/>
      <w:lvlJc w:val="left"/>
      <w:pPr>
        <w:ind w:left="6615" w:hanging="360"/>
      </w:pPr>
      <w:rPr>
        <w:rFonts w:ascii="Wingdings" w:hAnsi="Wingdings" w:hint="default"/>
      </w:rPr>
    </w:lvl>
  </w:abstractNum>
  <w:abstractNum w:abstractNumId="48" w15:restartNumberingAfterBreak="0">
    <w:nsid w:val="60BC67C6"/>
    <w:multiLevelType w:val="multilevel"/>
    <w:tmpl w:val="E960A5E6"/>
    <w:lvl w:ilvl="0">
      <w:start w:val="1"/>
      <w:numFmt w:val="bullet"/>
      <w:pStyle w:val="BowBullet4"/>
      <w:lvlText w:val="•"/>
      <w:lvlJc w:val="left"/>
      <w:pPr>
        <w:tabs>
          <w:tab w:val="num" w:pos="1418"/>
        </w:tabs>
        <w:ind w:left="1418" w:hanging="1418"/>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3212D75"/>
    <w:multiLevelType w:val="multilevel"/>
    <w:tmpl w:val="F35EFFDC"/>
    <w:lvl w:ilvl="0">
      <w:start w:val="1"/>
      <w:numFmt w:val="bullet"/>
      <w:pStyle w:val="BowBullet6"/>
      <w:lvlText w:val="•"/>
      <w:lvlJc w:val="left"/>
      <w:pPr>
        <w:tabs>
          <w:tab w:val="num" w:pos="1985"/>
        </w:tabs>
        <w:ind w:left="1985" w:hanging="1985"/>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41A0D21"/>
    <w:multiLevelType w:val="multilevel"/>
    <w:tmpl w:val="6AF0D16C"/>
    <w:lvl w:ilvl="0">
      <w:start w:val="1"/>
      <w:numFmt w:val="lowerRoman"/>
      <w:pStyle w:val="BowRomanListSmall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667E39D8"/>
    <w:multiLevelType w:val="multilevel"/>
    <w:tmpl w:val="2640C0F4"/>
    <w:lvl w:ilvl="0">
      <w:start w:val="1"/>
      <w:numFmt w:val="lowerRoman"/>
      <w:pStyle w:val="BowRomanListSmall3"/>
      <w:lvlText w:val="%1."/>
      <w:lvlJc w:val="left"/>
      <w:pPr>
        <w:tabs>
          <w:tab w:val="num" w:pos="1134"/>
        </w:tabs>
        <w:ind w:left="1134" w:hanging="113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2" w15:restartNumberingAfterBreak="0">
    <w:nsid w:val="677A7D83"/>
    <w:multiLevelType w:val="hybridMultilevel"/>
    <w:tmpl w:val="D76002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687B04C3"/>
    <w:multiLevelType w:val="multilevel"/>
    <w:tmpl w:val="EF9E2BEE"/>
    <w:lvl w:ilvl="0">
      <w:start w:val="1"/>
      <w:numFmt w:val="lowerRoman"/>
      <w:pStyle w:val="BowRomanListSmall7"/>
      <w:lvlText w:val="%1."/>
      <w:lvlJc w:val="left"/>
      <w:pPr>
        <w:tabs>
          <w:tab w:val="num" w:pos="2268"/>
        </w:tabs>
        <w:ind w:left="2268" w:hanging="226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6C0D7F5E"/>
    <w:multiLevelType w:val="hybridMultilevel"/>
    <w:tmpl w:val="94FC0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DFD44ED"/>
    <w:multiLevelType w:val="multilevel"/>
    <w:tmpl w:val="0AE44E20"/>
    <w:lvl w:ilvl="0">
      <w:start w:val="1"/>
      <w:numFmt w:val="upperLetter"/>
      <w:pStyle w:val="BowAlphaUpp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6F5B5706"/>
    <w:multiLevelType w:val="multilevel"/>
    <w:tmpl w:val="9664035C"/>
    <w:lvl w:ilvl="0">
      <w:start w:val="1"/>
      <w:numFmt w:val="lowerLetter"/>
      <w:pStyle w:val="BowAlphaLower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0094D2C"/>
    <w:multiLevelType w:val="multilevel"/>
    <w:tmpl w:val="4B2C3DC8"/>
    <w:lvl w:ilvl="0">
      <w:start w:val="1"/>
      <w:numFmt w:val="upperRoman"/>
      <w:pStyle w:val="BowRomanListBig5"/>
      <w:lvlText w:val="%1."/>
      <w:lvlJc w:val="left"/>
      <w:pPr>
        <w:tabs>
          <w:tab w:val="num" w:pos="1701"/>
        </w:tabs>
        <w:ind w:left="1701" w:hanging="1701"/>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73DC027C"/>
    <w:multiLevelType w:val="multilevel"/>
    <w:tmpl w:val="6522555A"/>
    <w:lvl w:ilvl="0">
      <w:start w:val="1"/>
      <w:numFmt w:val="bullet"/>
      <w:pStyle w:val="BowBullet7"/>
      <w:lvlText w:val="•"/>
      <w:lvlJc w:val="left"/>
      <w:pPr>
        <w:tabs>
          <w:tab w:val="num" w:pos="2268"/>
        </w:tabs>
        <w:ind w:left="2268" w:hanging="2268"/>
      </w:pPr>
      <w:rPr>
        <w:rFonts w:ascii="Arial" w:hAnsi="Arial" w:hint="default"/>
        <w:b w:val="0"/>
        <w:i w:val="0"/>
        <w:color w:val="auto"/>
        <w:w w:val="131"/>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5435E6B"/>
    <w:multiLevelType w:val="multilevel"/>
    <w:tmpl w:val="AD8C812E"/>
    <w:lvl w:ilvl="0">
      <w:start w:val="1"/>
      <w:numFmt w:val="upperRoman"/>
      <w:pStyle w:val="BowRomanListBig6"/>
      <w:lvlText w:val="%1."/>
      <w:lvlJc w:val="left"/>
      <w:pPr>
        <w:tabs>
          <w:tab w:val="num" w:pos="1985"/>
        </w:tabs>
        <w:ind w:left="1985" w:hanging="198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76EC1B44"/>
    <w:multiLevelType w:val="singleLevel"/>
    <w:tmpl w:val="6A50F6F4"/>
    <w:lvl w:ilvl="0">
      <w:start w:val="1"/>
      <w:numFmt w:val="upperLetter"/>
      <w:lvlRestart w:val="0"/>
      <w:pStyle w:val="BowPartHeading"/>
      <w:lvlText w:val="Part %1"/>
      <w:lvlJc w:val="center"/>
      <w:pPr>
        <w:tabs>
          <w:tab w:val="num" w:pos="720"/>
        </w:tabs>
        <w:ind w:left="720" w:hanging="360"/>
      </w:pPr>
      <w:rPr>
        <w:b/>
      </w:rPr>
    </w:lvl>
  </w:abstractNum>
  <w:abstractNum w:abstractNumId="61" w15:restartNumberingAfterBreak="0">
    <w:nsid w:val="77247375"/>
    <w:multiLevelType w:val="multilevel"/>
    <w:tmpl w:val="E8AEECA0"/>
    <w:lvl w:ilvl="0">
      <w:start w:val="1"/>
      <w:numFmt w:val="lowerRoman"/>
      <w:pStyle w:val="BowRecitalBracketsLower"/>
      <w:lvlText w:val="(%1)"/>
      <w:lvlJc w:val="left"/>
      <w:pPr>
        <w:tabs>
          <w:tab w:val="num" w:pos="1287"/>
        </w:tabs>
        <w:ind w:left="1287" w:hanging="567"/>
      </w:pPr>
      <w:rPr>
        <w:rFonts w:hint="default"/>
      </w:rPr>
    </w:lvl>
    <w:lvl w:ilvl="1">
      <w:start w:val="1"/>
      <w:numFmt w:val="lowerLetter"/>
      <w:lvlText w:val="%2."/>
      <w:lvlJc w:val="left"/>
      <w:pPr>
        <w:tabs>
          <w:tab w:val="num" w:pos="1571"/>
        </w:tabs>
        <w:ind w:left="1571" w:hanging="567"/>
      </w:pPr>
      <w:rPr>
        <w:rFonts w:hint="default"/>
      </w:rPr>
    </w:lvl>
    <w:lvl w:ilvl="2">
      <w:start w:val="1"/>
      <w:numFmt w:val="decimal"/>
      <w:lvlText w:val="%3."/>
      <w:lvlJc w:val="right"/>
      <w:pPr>
        <w:tabs>
          <w:tab w:val="num" w:pos="1855"/>
        </w:tabs>
        <w:ind w:left="1855" w:hanging="567"/>
      </w:pPr>
      <w:rPr>
        <w:rFonts w:hint="default"/>
      </w:rPr>
    </w:lvl>
    <w:lvl w:ilvl="3">
      <w:start w:val="1"/>
      <w:numFmt w:val="lowerRoman"/>
      <w:lvlText w:val="%4."/>
      <w:lvlJc w:val="left"/>
      <w:pPr>
        <w:tabs>
          <w:tab w:val="num" w:pos="2139"/>
        </w:tabs>
        <w:ind w:left="2139" w:hanging="567"/>
      </w:pPr>
      <w:rPr>
        <w:rFonts w:hint="default"/>
      </w:rPr>
    </w:lvl>
    <w:lvl w:ilvl="4">
      <w:start w:val="1"/>
      <w:numFmt w:val="lowerLetter"/>
      <w:lvlText w:val="%5."/>
      <w:lvlJc w:val="left"/>
      <w:pPr>
        <w:tabs>
          <w:tab w:val="num" w:pos="2423"/>
        </w:tabs>
        <w:ind w:left="2423" w:hanging="567"/>
      </w:pPr>
      <w:rPr>
        <w:rFonts w:hint="default"/>
      </w:rPr>
    </w:lvl>
    <w:lvl w:ilvl="5">
      <w:start w:val="1"/>
      <w:numFmt w:val="decimal"/>
      <w:lvlText w:val="%6."/>
      <w:lvlJc w:val="right"/>
      <w:pPr>
        <w:tabs>
          <w:tab w:val="num" w:pos="2707"/>
        </w:tabs>
        <w:ind w:left="2707" w:hanging="567"/>
      </w:pPr>
      <w:rPr>
        <w:rFonts w:hint="default"/>
      </w:rPr>
    </w:lvl>
    <w:lvl w:ilvl="6">
      <w:start w:val="1"/>
      <w:numFmt w:val="lowerRoman"/>
      <w:lvlText w:val="%7."/>
      <w:lvlJc w:val="left"/>
      <w:pPr>
        <w:tabs>
          <w:tab w:val="num" w:pos="2988"/>
        </w:tabs>
        <w:ind w:left="2988" w:hanging="567"/>
      </w:pPr>
      <w:rPr>
        <w:rFonts w:hint="default"/>
      </w:rPr>
    </w:lvl>
    <w:lvl w:ilvl="7">
      <w:start w:val="1"/>
      <w:numFmt w:val="lowerLetter"/>
      <w:lvlText w:val="%8."/>
      <w:lvlJc w:val="left"/>
      <w:pPr>
        <w:tabs>
          <w:tab w:val="num" w:pos="3272"/>
        </w:tabs>
        <w:ind w:left="3272" w:hanging="567"/>
      </w:pPr>
      <w:rPr>
        <w:rFonts w:hint="default"/>
      </w:rPr>
    </w:lvl>
    <w:lvl w:ilvl="8">
      <w:start w:val="1"/>
      <w:numFmt w:val="decimal"/>
      <w:lvlText w:val="%9."/>
      <w:lvlJc w:val="right"/>
      <w:pPr>
        <w:tabs>
          <w:tab w:val="num" w:pos="3555"/>
        </w:tabs>
        <w:ind w:left="3555" w:hanging="567"/>
      </w:pPr>
      <w:rPr>
        <w:rFonts w:hint="default"/>
      </w:rPr>
    </w:lvl>
  </w:abstractNum>
  <w:abstractNum w:abstractNumId="62" w15:restartNumberingAfterBreak="0">
    <w:nsid w:val="78F347FE"/>
    <w:multiLevelType w:val="hybridMultilevel"/>
    <w:tmpl w:val="43CEB8B6"/>
    <w:lvl w:ilvl="0" w:tplc="CFEC4B18">
      <w:start w:val="1"/>
      <w:numFmt w:val="decimal"/>
      <w:lvlText w:val="%1."/>
      <w:lvlJc w:val="left"/>
      <w:pPr>
        <w:tabs>
          <w:tab w:val="num" w:pos="360"/>
        </w:tabs>
        <w:ind w:left="360" w:hanging="360"/>
      </w:pPr>
      <w:rPr>
        <w:rFonts w:hint="default"/>
        <w:b w:val="0"/>
        <w:i w:val="0"/>
      </w:rPr>
    </w:lvl>
    <w:lvl w:ilvl="1" w:tplc="626A1908">
      <w:numFmt w:val="none"/>
      <w:lvlText w:val=""/>
      <w:lvlJc w:val="left"/>
      <w:pPr>
        <w:tabs>
          <w:tab w:val="num" w:pos="360"/>
        </w:tabs>
      </w:pPr>
    </w:lvl>
    <w:lvl w:ilvl="2" w:tplc="BFB6328C">
      <w:numFmt w:val="none"/>
      <w:lvlText w:val=""/>
      <w:lvlJc w:val="left"/>
      <w:pPr>
        <w:tabs>
          <w:tab w:val="num" w:pos="360"/>
        </w:tabs>
      </w:pPr>
    </w:lvl>
    <w:lvl w:ilvl="3" w:tplc="80C205AE">
      <w:numFmt w:val="none"/>
      <w:lvlText w:val=""/>
      <w:lvlJc w:val="left"/>
      <w:pPr>
        <w:tabs>
          <w:tab w:val="num" w:pos="360"/>
        </w:tabs>
      </w:pPr>
    </w:lvl>
    <w:lvl w:ilvl="4" w:tplc="66DEDF88">
      <w:numFmt w:val="none"/>
      <w:lvlText w:val=""/>
      <w:lvlJc w:val="left"/>
      <w:pPr>
        <w:tabs>
          <w:tab w:val="num" w:pos="360"/>
        </w:tabs>
      </w:pPr>
    </w:lvl>
    <w:lvl w:ilvl="5" w:tplc="0E2883CC">
      <w:numFmt w:val="none"/>
      <w:lvlText w:val=""/>
      <w:lvlJc w:val="left"/>
      <w:pPr>
        <w:tabs>
          <w:tab w:val="num" w:pos="360"/>
        </w:tabs>
      </w:pPr>
    </w:lvl>
    <w:lvl w:ilvl="6" w:tplc="927E7660">
      <w:numFmt w:val="none"/>
      <w:lvlText w:val=""/>
      <w:lvlJc w:val="left"/>
      <w:pPr>
        <w:tabs>
          <w:tab w:val="num" w:pos="360"/>
        </w:tabs>
      </w:pPr>
    </w:lvl>
    <w:lvl w:ilvl="7" w:tplc="A91E963C">
      <w:numFmt w:val="none"/>
      <w:lvlText w:val=""/>
      <w:lvlJc w:val="left"/>
      <w:pPr>
        <w:tabs>
          <w:tab w:val="num" w:pos="360"/>
        </w:tabs>
      </w:pPr>
    </w:lvl>
    <w:lvl w:ilvl="8" w:tplc="255EE2AA">
      <w:numFmt w:val="none"/>
      <w:lvlText w:val=""/>
      <w:lvlJc w:val="left"/>
      <w:pPr>
        <w:tabs>
          <w:tab w:val="num" w:pos="360"/>
        </w:tabs>
      </w:pPr>
    </w:lvl>
  </w:abstractNum>
  <w:abstractNum w:abstractNumId="63" w15:restartNumberingAfterBreak="0">
    <w:nsid w:val="796D0A26"/>
    <w:multiLevelType w:val="multilevel"/>
    <w:tmpl w:val="C832DCC0"/>
    <w:lvl w:ilvl="0">
      <w:start w:val="1"/>
      <w:numFmt w:val="lowerRoman"/>
      <w:pStyle w:val="BowRomanListSmall4"/>
      <w:lvlText w:val="%1."/>
      <w:lvlJc w:val="left"/>
      <w:pPr>
        <w:tabs>
          <w:tab w:val="num" w:pos="1418"/>
        </w:tabs>
        <w:ind w:left="1418" w:hanging="141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4" w15:restartNumberingAfterBreak="0">
    <w:nsid w:val="7B8F6C96"/>
    <w:multiLevelType w:val="hybridMultilevel"/>
    <w:tmpl w:val="07B40744"/>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65" w15:restartNumberingAfterBreak="0">
    <w:nsid w:val="7D0F6EAE"/>
    <w:multiLevelType w:val="multilevel"/>
    <w:tmpl w:val="2A58FC94"/>
    <w:lvl w:ilvl="0">
      <w:start w:val="1"/>
      <w:numFmt w:val="lowerLetter"/>
      <w:pStyle w:val="BowAlphaLower7"/>
      <w:lvlText w:val="%1."/>
      <w:lvlJc w:val="left"/>
      <w:pPr>
        <w:tabs>
          <w:tab w:val="num" w:pos="2268"/>
        </w:tabs>
        <w:ind w:left="2268" w:hanging="2268"/>
      </w:pPr>
      <w:rPr>
        <w:rFonts w:hint="default"/>
      </w:rPr>
    </w:lvl>
    <w:lvl w:ilvl="1">
      <w:start w:val="1"/>
      <w:numFmt w:val="lowerLetter"/>
      <w:lvlText w:val="%2."/>
      <w:lvlJc w:val="left"/>
      <w:pPr>
        <w:tabs>
          <w:tab w:val="num" w:pos="2268"/>
        </w:tabs>
        <w:ind w:left="2268" w:hanging="2268"/>
      </w:pPr>
      <w:rPr>
        <w:rFonts w:hint="default"/>
      </w:rPr>
    </w:lvl>
    <w:lvl w:ilvl="2">
      <w:start w:val="1"/>
      <w:numFmt w:val="lowerRoman"/>
      <w:lvlText w:val="%3."/>
      <w:lvlJc w:val="right"/>
      <w:pPr>
        <w:tabs>
          <w:tab w:val="num" w:pos="2268"/>
        </w:tabs>
        <w:ind w:left="2268" w:hanging="2268"/>
      </w:pPr>
      <w:rPr>
        <w:rFonts w:hint="default"/>
      </w:rPr>
    </w:lvl>
    <w:lvl w:ilvl="3">
      <w:start w:val="1"/>
      <w:numFmt w:val="decimal"/>
      <w:lvlText w:val="%4."/>
      <w:lvlJc w:val="left"/>
      <w:pPr>
        <w:tabs>
          <w:tab w:val="num" w:pos="2268"/>
        </w:tabs>
        <w:ind w:left="2268" w:hanging="2268"/>
      </w:pPr>
      <w:rPr>
        <w:rFonts w:hint="default"/>
      </w:rPr>
    </w:lvl>
    <w:lvl w:ilvl="4">
      <w:start w:val="1"/>
      <w:numFmt w:val="lowerLetter"/>
      <w:lvlText w:val="%5."/>
      <w:lvlJc w:val="left"/>
      <w:pPr>
        <w:tabs>
          <w:tab w:val="num" w:pos="2268"/>
        </w:tabs>
        <w:ind w:left="2268" w:hanging="2268"/>
      </w:pPr>
      <w:rPr>
        <w:rFonts w:hint="default"/>
      </w:rPr>
    </w:lvl>
    <w:lvl w:ilvl="5">
      <w:start w:val="1"/>
      <w:numFmt w:val="lowerRoman"/>
      <w:lvlText w:val="%6."/>
      <w:lvlJc w:val="right"/>
      <w:pPr>
        <w:tabs>
          <w:tab w:val="num" w:pos="2268"/>
        </w:tabs>
        <w:ind w:left="2268" w:hanging="2268"/>
      </w:pPr>
      <w:rPr>
        <w:rFonts w:hint="default"/>
      </w:rPr>
    </w:lvl>
    <w:lvl w:ilvl="6">
      <w:start w:val="1"/>
      <w:numFmt w:val="decimal"/>
      <w:lvlText w:val="%7."/>
      <w:lvlJc w:val="left"/>
      <w:pPr>
        <w:tabs>
          <w:tab w:val="num" w:pos="2268"/>
        </w:tabs>
        <w:ind w:left="2268" w:hanging="2268"/>
      </w:pPr>
      <w:rPr>
        <w:rFonts w:hint="default"/>
      </w:rPr>
    </w:lvl>
    <w:lvl w:ilvl="7">
      <w:start w:val="1"/>
      <w:numFmt w:val="lowerLetter"/>
      <w:lvlText w:val="%8."/>
      <w:lvlJc w:val="left"/>
      <w:pPr>
        <w:tabs>
          <w:tab w:val="num" w:pos="2268"/>
        </w:tabs>
        <w:ind w:left="2268" w:hanging="2268"/>
      </w:pPr>
      <w:rPr>
        <w:rFonts w:hint="default"/>
      </w:rPr>
    </w:lvl>
    <w:lvl w:ilvl="8">
      <w:start w:val="1"/>
      <w:numFmt w:val="lowerRoman"/>
      <w:lvlText w:val="%9."/>
      <w:lvlJc w:val="right"/>
      <w:pPr>
        <w:tabs>
          <w:tab w:val="num" w:pos="2268"/>
        </w:tabs>
        <w:ind w:left="2268" w:hanging="2268"/>
      </w:pPr>
      <w:rPr>
        <w:rFonts w:hint="default"/>
      </w:rPr>
    </w:lvl>
  </w:abstractNum>
  <w:num w:numId="1" w16cid:durableId="1874924942">
    <w:abstractNumId w:val="15"/>
  </w:num>
  <w:num w:numId="2" w16cid:durableId="391081270">
    <w:abstractNumId w:val="2"/>
  </w:num>
  <w:num w:numId="3" w16cid:durableId="519322079">
    <w:abstractNumId w:val="1"/>
  </w:num>
  <w:num w:numId="4" w16cid:durableId="1741712747">
    <w:abstractNumId w:val="29"/>
  </w:num>
  <w:num w:numId="5" w16cid:durableId="985280267">
    <w:abstractNumId w:val="0"/>
  </w:num>
  <w:num w:numId="6" w16cid:durableId="713969396">
    <w:abstractNumId w:val="38"/>
  </w:num>
  <w:num w:numId="7" w16cid:durableId="1586380849">
    <w:abstractNumId w:val="43"/>
  </w:num>
  <w:num w:numId="8" w16cid:durableId="1947492954">
    <w:abstractNumId w:val="26"/>
  </w:num>
  <w:num w:numId="9" w16cid:durableId="1745106248">
    <w:abstractNumId w:val="12"/>
  </w:num>
  <w:num w:numId="10" w16cid:durableId="327827070">
    <w:abstractNumId w:val="46"/>
  </w:num>
  <w:num w:numId="11" w16cid:durableId="815143063">
    <w:abstractNumId w:val="56"/>
  </w:num>
  <w:num w:numId="12" w16cid:durableId="335308500">
    <w:abstractNumId w:val="65"/>
  </w:num>
  <w:num w:numId="13" w16cid:durableId="1524854869">
    <w:abstractNumId w:val="29"/>
  </w:num>
  <w:num w:numId="14" w16cid:durableId="171260837">
    <w:abstractNumId w:val="20"/>
  </w:num>
  <w:num w:numId="15" w16cid:durableId="1155410828">
    <w:abstractNumId w:val="10"/>
  </w:num>
  <w:num w:numId="16" w16cid:durableId="1532109560">
    <w:abstractNumId w:val="5"/>
  </w:num>
  <w:num w:numId="17" w16cid:durableId="1911770776">
    <w:abstractNumId w:val="30"/>
  </w:num>
  <w:num w:numId="18" w16cid:durableId="4989631">
    <w:abstractNumId w:val="55"/>
  </w:num>
  <w:num w:numId="19" w16cid:durableId="1105004586">
    <w:abstractNumId w:val="32"/>
  </w:num>
  <w:num w:numId="20" w16cid:durableId="946959609">
    <w:abstractNumId w:val="6"/>
  </w:num>
  <w:num w:numId="21" w16cid:durableId="2025208054">
    <w:abstractNumId w:val="11"/>
  </w:num>
  <w:num w:numId="22" w16cid:durableId="930893556">
    <w:abstractNumId w:val="25"/>
  </w:num>
  <w:num w:numId="23" w16cid:durableId="763116664">
    <w:abstractNumId w:val="34"/>
  </w:num>
  <w:num w:numId="24" w16cid:durableId="1049306998">
    <w:abstractNumId w:val="48"/>
  </w:num>
  <w:num w:numId="25" w16cid:durableId="1210189540">
    <w:abstractNumId w:val="14"/>
  </w:num>
  <w:num w:numId="26" w16cid:durableId="1606380449">
    <w:abstractNumId w:val="49"/>
  </w:num>
  <w:num w:numId="27" w16cid:durableId="867377575">
    <w:abstractNumId w:val="58"/>
  </w:num>
  <w:num w:numId="28" w16cid:durableId="48456993">
    <w:abstractNumId w:val="28"/>
  </w:num>
  <w:num w:numId="29" w16cid:durableId="1063482795">
    <w:abstractNumId w:val="19"/>
  </w:num>
  <w:num w:numId="30" w16cid:durableId="716591102">
    <w:abstractNumId w:val="15"/>
  </w:num>
  <w:num w:numId="31" w16cid:durableId="965041678">
    <w:abstractNumId w:val="36"/>
  </w:num>
  <w:num w:numId="32" w16cid:durableId="546720708">
    <w:abstractNumId w:val="60"/>
  </w:num>
  <w:num w:numId="33" w16cid:durableId="1748308685">
    <w:abstractNumId w:val="21"/>
  </w:num>
  <w:num w:numId="34" w16cid:durableId="620041481">
    <w:abstractNumId w:val="61"/>
  </w:num>
  <w:num w:numId="35" w16cid:durableId="1306542669">
    <w:abstractNumId w:val="16"/>
  </w:num>
  <w:num w:numId="36" w16cid:durableId="2119829421">
    <w:abstractNumId w:val="23"/>
  </w:num>
  <w:num w:numId="37" w16cid:durableId="824513036">
    <w:abstractNumId w:val="18"/>
  </w:num>
  <w:num w:numId="38" w16cid:durableId="1513121">
    <w:abstractNumId w:val="42"/>
  </w:num>
  <w:num w:numId="39" w16cid:durableId="864945058">
    <w:abstractNumId w:val="41"/>
  </w:num>
  <w:num w:numId="40" w16cid:durableId="2049605027">
    <w:abstractNumId w:val="57"/>
  </w:num>
  <w:num w:numId="41" w16cid:durableId="32006243">
    <w:abstractNumId w:val="59"/>
  </w:num>
  <w:num w:numId="42" w16cid:durableId="1527984367">
    <w:abstractNumId w:val="3"/>
  </w:num>
  <w:num w:numId="43" w16cid:durableId="815413454">
    <w:abstractNumId w:val="39"/>
  </w:num>
  <w:num w:numId="44" w16cid:durableId="313802721">
    <w:abstractNumId w:val="22"/>
  </w:num>
  <w:num w:numId="45" w16cid:durableId="1883399420">
    <w:abstractNumId w:val="51"/>
  </w:num>
  <w:num w:numId="46" w16cid:durableId="628514192">
    <w:abstractNumId w:val="63"/>
  </w:num>
  <w:num w:numId="47" w16cid:durableId="1661538120">
    <w:abstractNumId w:val="50"/>
  </w:num>
  <w:num w:numId="48" w16cid:durableId="1793405654">
    <w:abstractNumId w:val="35"/>
  </w:num>
  <w:num w:numId="49" w16cid:durableId="1231311886">
    <w:abstractNumId w:val="53"/>
  </w:num>
  <w:num w:numId="50" w16cid:durableId="623737793">
    <w:abstractNumId w:val="9"/>
  </w:num>
  <w:num w:numId="51" w16cid:durableId="9044847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54125965">
    <w:abstractNumId w:val="54"/>
  </w:num>
  <w:num w:numId="53" w16cid:durableId="1106652989">
    <w:abstractNumId w:val="7"/>
  </w:num>
  <w:num w:numId="54" w16cid:durableId="2027439102">
    <w:abstractNumId w:val="17"/>
  </w:num>
  <w:num w:numId="55" w16cid:durableId="1836415565">
    <w:abstractNumId w:val="33"/>
  </w:num>
  <w:num w:numId="56" w16cid:durableId="382220922">
    <w:abstractNumId w:val="15"/>
  </w:num>
  <w:num w:numId="57" w16cid:durableId="2127264766">
    <w:abstractNumId w:val="13"/>
  </w:num>
  <w:num w:numId="58" w16cid:durableId="1650480262">
    <w:abstractNumId w:val="31"/>
  </w:num>
  <w:num w:numId="59" w16cid:durableId="380793468">
    <w:abstractNumId w:val="62"/>
  </w:num>
  <w:num w:numId="60" w16cid:durableId="1150052922">
    <w:abstractNumId w:val="24"/>
  </w:num>
  <w:num w:numId="61" w16cid:durableId="394007974">
    <w:abstractNumId w:val="47"/>
  </w:num>
  <w:num w:numId="62" w16cid:durableId="1460418660">
    <w:abstractNumId w:val="15"/>
  </w:num>
  <w:num w:numId="63" w16cid:durableId="1498419091">
    <w:abstractNumId w:val="15"/>
  </w:num>
  <w:num w:numId="64" w16cid:durableId="554119235">
    <w:abstractNumId w:val="15"/>
  </w:num>
  <w:num w:numId="65" w16cid:durableId="684284471">
    <w:abstractNumId w:val="45"/>
  </w:num>
  <w:num w:numId="66" w16cid:durableId="104623090">
    <w:abstractNumId w:val="64"/>
  </w:num>
  <w:num w:numId="67" w16cid:durableId="1694764054">
    <w:abstractNumId w:val="4"/>
  </w:num>
  <w:num w:numId="68" w16cid:durableId="2125997930">
    <w:abstractNumId w:val="44"/>
  </w:num>
  <w:num w:numId="69" w16cid:durableId="863908159">
    <w:abstractNumId w:val="52"/>
  </w:num>
  <w:num w:numId="70" w16cid:durableId="1786149776">
    <w:abstractNumId w:val="8"/>
  </w:num>
  <w:num w:numId="71" w16cid:durableId="205724940">
    <w:abstractNumId w:val="27"/>
  </w:num>
  <w:num w:numId="72" w16cid:durableId="863253054">
    <w:abstractNumId w:val="37"/>
  </w:num>
  <w:num w:numId="73" w16cid:durableId="1431660355">
    <w:abstractNumId w:val="40"/>
  </w:num>
  <w:num w:numId="74" w16cid:durableId="1938555324">
    <w:abstractNumId w:val="15"/>
  </w:num>
  <w:num w:numId="75" w16cid:durableId="82144947">
    <w:abstractNumId w:val="15"/>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dney Nel">
    <w15:presenceInfo w15:providerId="AD" w15:userId="S::Rodney.Nel@chipkinspuratos.co.za::4a8eb1f2-b955-4574-9220-a27184532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yleStamp" w:val="H1.5"/>
    <w:docVar w:name="varClientNumber" w:val="gdata\login\INSTALL\BOWMAN\BL_WIP"/>
    <w:docVar w:name="varDocNumber" w:val="BLNormal"/>
    <w:docVar w:name="VersionNumber" w:val="1"/>
  </w:docVars>
  <w:rsids>
    <w:rsidRoot w:val="00181D80"/>
    <w:rsid w:val="00000734"/>
    <w:rsid w:val="00001C49"/>
    <w:rsid w:val="00002D14"/>
    <w:rsid w:val="00003807"/>
    <w:rsid w:val="00004EA0"/>
    <w:rsid w:val="000058F0"/>
    <w:rsid w:val="00006B78"/>
    <w:rsid w:val="00010B9D"/>
    <w:rsid w:val="00011099"/>
    <w:rsid w:val="000131A4"/>
    <w:rsid w:val="00013B9A"/>
    <w:rsid w:val="00013BE2"/>
    <w:rsid w:val="00013F01"/>
    <w:rsid w:val="0001448B"/>
    <w:rsid w:val="00014825"/>
    <w:rsid w:val="000163DB"/>
    <w:rsid w:val="000164AB"/>
    <w:rsid w:val="0002034F"/>
    <w:rsid w:val="000203B0"/>
    <w:rsid w:val="00025006"/>
    <w:rsid w:val="000260A7"/>
    <w:rsid w:val="00030C47"/>
    <w:rsid w:val="00034762"/>
    <w:rsid w:val="0003491E"/>
    <w:rsid w:val="00035710"/>
    <w:rsid w:val="00036F57"/>
    <w:rsid w:val="00040CF9"/>
    <w:rsid w:val="00040D74"/>
    <w:rsid w:val="00040FAA"/>
    <w:rsid w:val="00041BF5"/>
    <w:rsid w:val="00044AF3"/>
    <w:rsid w:val="00045D47"/>
    <w:rsid w:val="0004640F"/>
    <w:rsid w:val="000466F3"/>
    <w:rsid w:val="00047866"/>
    <w:rsid w:val="000505EB"/>
    <w:rsid w:val="00051A92"/>
    <w:rsid w:val="00051C4A"/>
    <w:rsid w:val="000544AB"/>
    <w:rsid w:val="000556E5"/>
    <w:rsid w:val="00055A63"/>
    <w:rsid w:val="0006265C"/>
    <w:rsid w:val="000644B4"/>
    <w:rsid w:val="00064A70"/>
    <w:rsid w:val="00064B66"/>
    <w:rsid w:val="000655CC"/>
    <w:rsid w:val="000667D2"/>
    <w:rsid w:val="000671BF"/>
    <w:rsid w:val="00067880"/>
    <w:rsid w:val="0007023D"/>
    <w:rsid w:val="000732EF"/>
    <w:rsid w:val="000733C8"/>
    <w:rsid w:val="00073D11"/>
    <w:rsid w:val="00074333"/>
    <w:rsid w:val="000756DA"/>
    <w:rsid w:val="0007636E"/>
    <w:rsid w:val="00082266"/>
    <w:rsid w:val="00084935"/>
    <w:rsid w:val="0008493D"/>
    <w:rsid w:val="000857FF"/>
    <w:rsid w:val="00085A7D"/>
    <w:rsid w:val="00085CAA"/>
    <w:rsid w:val="0008641F"/>
    <w:rsid w:val="00086EA3"/>
    <w:rsid w:val="00087462"/>
    <w:rsid w:val="000913AF"/>
    <w:rsid w:val="000922D9"/>
    <w:rsid w:val="000923C6"/>
    <w:rsid w:val="000928F3"/>
    <w:rsid w:val="0009296D"/>
    <w:rsid w:val="00093F2D"/>
    <w:rsid w:val="00094089"/>
    <w:rsid w:val="000947D1"/>
    <w:rsid w:val="000971BC"/>
    <w:rsid w:val="00097670"/>
    <w:rsid w:val="000A1A33"/>
    <w:rsid w:val="000A2E93"/>
    <w:rsid w:val="000A348C"/>
    <w:rsid w:val="000A424C"/>
    <w:rsid w:val="000A4808"/>
    <w:rsid w:val="000A67CE"/>
    <w:rsid w:val="000B47D3"/>
    <w:rsid w:val="000B7E21"/>
    <w:rsid w:val="000B7F03"/>
    <w:rsid w:val="000C0C0F"/>
    <w:rsid w:val="000C1CCC"/>
    <w:rsid w:val="000C27B8"/>
    <w:rsid w:val="000C2DF1"/>
    <w:rsid w:val="000C7D51"/>
    <w:rsid w:val="000D1BA3"/>
    <w:rsid w:val="000D2969"/>
    <w:rsid w:val="000D397C"/>
    <w:rsid w:val="000D4460"/>
    <w:rsid w:val="000D4989"/>
    <w:rsid w:val="000D6D4D"/>
    <w:rsid w:val="000D7606"/>
    <w:rsid w:val="000E08FE"/>
    <w:rsid w:val="000E1C00"/>
    <w:rsid w:val="000E3930"/>
    <w:rsid w:val="000E6089"/>
    <w:rsid w:val="000E6988"/>
    <w:rsid w:val="000E69D8"/>
    <w:rsid w:val="000F1EC4"/>
    <w:rsid w:val="000F1ED4"/>
    <w:rsid w:val="000F2251"/>
    <w:rsid w:val="000F2DCE"/>
    <w:rsid w:val="000F4535"/>
    <w:rsid w:val="000F4812"/>
    <w:rsid w:val="000F5634"/>
    <w:rsid w:val="000F6198"/>
    <w:rsid w:val="000F6539"/>
    <w:rsid w:val="0010042B"/>
    <w:rsid w:val="00102BA7"/>
    <w:rsid w:val="0010373D"/>
    <w:rsid w:val="0010471C"/>
    <w:rsid w:val="001049B3"/>
    <w:rsid w:val="00104A53"/>
    <w:rsid w:val="00105A7A"/>
    <w:rsid w:val="00106885"/>
    <w:rsid w:val="00106EF4"/>
    <w:rsid w:val="001071A7"/>
    <w:rsid w:val="00110102"/>
    <w:rsid w:val="0011130F"/>
    <w:rsid w:val="00112697"/>
    <w:rsid w:val="00117183"/>
    <w:rsid w:val="0011777D"/>
    <w:rsid w:val="001177E5"/>
    <w:rsid w:val="001201E5"/>
    <w:rsid w:val="00120E54"/>
    <w:rsid w:val="001213D5"/>
    <w:rsid w:val="001218A6"/>
    <w:rsid w:val="00124793"/>
    <w:rsid w:val="0012610F"/>
    <w:rsid w:val="00126263"/>
    <w:rsid w:val="001301D2"/>
    <w:rsid w:val="001328DA"/>
    <w:rsid w:val="00133C12"/>
    <w:rsid w:val="001350D7"/>
    <w:rsid w:val="00135E66"/>
    <w:rsid w:val="0013627B"/>
    <w:rsid w:val="001428B7"/>
    <w:rsid w:val="00142AB9"/>
    <w:rsid w:val="001432BC"/>
    <w:rsid w:val="00144070"/>
    <w:rsid w:val="00145189"/>
    <w:rsid w:val="001456C8"/>
    <w:rsid w:val="00151D0C"/>
    <w:rsid w:val="00152292"/>
    <w:rsid w:val="00156532"/>
    <w:rsid w:val="00157124"/>
    <w:rsid w:val="00161A8F"/>
    <w:rsid w:val="001628CB"/>
    <w:rsid w:val="0016640F"/>
    <w:rsid w:val="001703A8"/>
    <w:rsid w:val="00173639"/>
    <w:rsid w:val="0017748D"/>
    <w:rsid w:val="00180561"/>
    <w:rsid w:val="00180ACA"/>
    <w:rsid w:val="00181D80"/>
    <w:rsid w:val="00184CE6"/>
    <w:rsid w:val="001854B1"/>
    <w:rsid w:val="00186AD0"/>
    <w:rsid w:val="00187AEE"/>
    <w:rsid w:val="00190651"/>
    <w:rsid w:val="00191D6F"/>
    <w:rsid w:val="00192ABD"/>
    <w:rsid w:val="00193345"/>
    <w:rsid w:val="00193B2F"/>
    <w:rsid w:val="00196EF0"/>
    <w:rsid w:val="00197830"/>
    <w:rsid w:val="00197A14"/>
    <w:rsid w:val="00197E89"/>
    <w:rsid w:val="001A0C0E"/>
    <w:rsid w:val="001A132F"/>
    <w:rsid w:val="001A23C2"/>
    <w:rsid w:val="001A3CB1"/>
    <w:rsid w:val="001A3F4B"/>
    <w:rsid w:val="001A4A0F"/>
    <w:rsid w:val="001A6A82"/>
    <w:rsid w:val="001B2531"/>
    <w:rsid w:val="001B5959"/>
    <w:rsid w:val="001B6223"/>
    <w:rsid w:val="001B68E4"/>
    <w:rsid w:val="001B7D1A"/>
    <w:rsid w:val="001C062C"/>
    <w:rsid w:val="001C187E"/>
    <w:rsid w:val="001C19F9"/>
    <w:rsid w:val="001C3756"/>
    <w:rsid w:val="001C42AD"/>
    <w:rsid w:val="001D01DF"/>
    <w:rsid w:val="001D04B2"/>
    <w:rsid w:val="001D2258"/>
    <w:rsid w:val="001D228E"/>
    <w:rsid w:val="001D2AF3"/>
    <w:rsid w:val="001D447E"/>
    <w:rsid w:val="001E016F"/>
    <w:rsid w:val="001E0DAD"/>
    <w:rsid w:val="001E35D9"/>
    <w:rsid w:val="001E44FC"/>
    <w:rsid w:val="001E50FA"/>
    <w:rsid w:val="001E7620"/>
    <w:rsid w:val="001F1AE3"/>
    <w:rsid w:val="001F393B"/>
    <w:rsid w:val="001F3FC9"/>
    <w:rsid w:val="001F5364"/>
    <w:rsid w:val="00200563"/>
    <w:rsid w:val="0020329B"/>
    <w:rsid w:val="00205320"/>
    <w:rsid w:val="0020591D"/>
    <w:rsid w:val="00206419"/>
    <w:rsid w:val="00207187"/>
    <w:rsid w:val="00207BC8"/>
    <w:rsid w:val="00210105"/>
    <w:rsid w:val="00210547"/>
    <w:rsid w:val="00210C58"/>
    <w:rsid w:val="002130FB"/>
    <w:rsid w:val="00213372"/>
    <w:rsid w:val="00215121"/>
    <w:rsid w:val="002227BC"/>
    <w:rsid w:val="00222F7C"/>
    <w:rsid w:val="00223508"/>
    <w:rsid w:val="00223D67"/>
    <w:rsid w:val="00223FA5"/>
    <w:rsid w:val="0022508C"/>
    <w:rsid w:val="002260A4"/>
    <w:rsid w:val="00231350"/>
    <w:rsid w:val="002326DE"/>
    <w:rsid w:val="002354B2"/>
    <w:rsid w:val="00236603"/>
    <w:rsid w:val="00237E1D"/>
    <w:rsid w:val="002411A3"/>
    <w:rsid w:val="002428BD"/>
    <w:rsid w:val="002442C6"/>
    <w:rsid w:val="002444C0"/>
    <w:rsid w:val="00244871"/>
    <w:rsid w:val="0024576C"/>
    <w:rsid w:val="0024617F"/>
    <w:rsid w:val="002474EA"/>
    <w:rsid w:val="002504C9"/>
    <w:rsid w:val="00250621"/>
    <w:rsid w:val="00251D80"/>
    <w:rsid w:val="00251EB9"/>
    <w:rsid w:val="0025206B"/>
    <w:rsid w:val="002540B5"/>
    <w:rsid w:val="00254817"/>
    <w:rsid w:val="00255EF9"/>
    <w:rsid w:val="0025759E"/>
    <w:rsid w:val="00262BBD"/>
    <w:rsid w:val="00264F8D"/>
    <w:rsid w:val="00265D3B"/>
    <w:rsid w:val="00265D95"/>
    <w:rsid w:val="0026717B"/>
    <w:rsid w:val="002679A2"/>
    <w:rsid w:val="00271232"/>
    <w:rsid w:val="00271A98"/>
    <w:rsid w:val="00272F52"/>
    <w:rsid w:val="0027423C"/>
    <w:rsid w:val="00274798"/>
    <w:rsid w:val="00274FFE"/>
    <w:rsid w:val="00277601"/>
    <w:rsid w:val="00280676"/>
    <w:rsid w:val="00280860"/>
    <w:rsid w:val="00280FD2"/>
    <w:rsid w:val="00282495"/>
    <w:rsid w:val="00285384"/>
    <w:rsid w:val="00290761"/>
    <w:rsid w:val="002908B8"/>
    <w:rsid w:val="002935C8"/>
    <w:rsid w:val="002946F7"/>
    <w:rsid w:val="00294851"/>
    <w:rsid w:val="0029589B"/>
    <w:rsid w:val="002959C8"/>
    <w:rsid w:val="00296E5E"/>
    <w:rsid w:val="002A0518"/>
    <w:rsid w:val="002A063D"/>
    <w:rsid w:val="002A0711"/>
    <w:rsid w:val="002A155F"/>
    <w:rsid w:val="002A747F"/>
    <w:rsid w:val="002B046C"/>
    <w:rsid w:val="002B1873"/>
    <w:rsid w:val="002B2553"/>
    <w:rsid w:val="002B2923"/>
    <w:rsid w:val="002B2DAB"/>
    <w:rsid w:val="002B705F"/>
    <w:rsid w:val="002C00CE"/>
    <w:rsid w:val="002C0D89"/>
    <w:rsid w:val="002C1C5C"/>
    <w:rsid w:val="002C2166"/>
    <w:rsid w:val="002C4A4F"/>
    <w:rsid w:val="002C5551"/>
    <w:rsid w:val="002C568C"/>
    <w:rsid w:val="002C59D0"/>
    <w:rsid w:val="002C5A38"/>
    <w:rsid w:val="002C5E70"/>
    <w:rsid w:val="002C62EA"/>
    <w:rsid w:val="002C6C16"/>
    <w:rsid w:val="002C6F84"/>
    <w:rsid w:val="002D27BE"/>
    <w:rsid w:val="002D2E74"/>
    <w:rsid w:val="002D437E"/>
    <w:rsid w:val="002D4510"/>
    <w:rsid w:val="002D54F6"/>
    <w:rsid w:val="002D6473"/>
    <w:rsid w:val="002D7507"/>
    <w:rsid w:val="002D7789"/>
    <w:rsid w:val="002D7D0A"/>
    <w:rsid w:val="002E0A93"/>
    <w:rsid w:val="002E1F72"/>
    <w:rsid w:val="002E265A"/>
    <w:rsid w:val="002E2699"/>
    <w:rsid w:val="002E3AEF"/>
    <w:rsid w:val="002E412D"/>
    <w:rsid w:val="002E566A"/>
    <w:rsid w:val="002E7015"/>
    <w:rsid w:val="002E7186"/>
    <w:rsid w:val="002F05A1"/>
    <w:rsid w:val="002F0E0C"/>
    <w:rsid w:val="002F11AA"/>
    <w:rsid w:val="002F22A4"/>
    <w:rsid w:val="002F5843"/>
    <w:rsid w:val="002F5BA0"/>
    <w:rsid w:val="002F5DE1"/>
    <w:rsid w:val="00300A2C"/>
    <w:rsid w:val="003016C9"/>
    <w:rsid w:val="0030280D"/>
    <w:rsid w:val="00302A32"/>
    <w:rsid w:val="00303283"/>
    <w:rsid w:val="0030387F"/>
    <w:rsid w:val="00306452"/>
    <w:rsid w:val="0030742B"/>
    <w:rsid w:val="00312FBE"/>
    <w:rsid w:val="003141BC"/>
    <w:rsid w:val="00316755"/>
    <w:rsid w:val="00320112"/>
    <w:rsid w:val="003207D4"/>
    <w:rsid w:val="00320A41"/>
    <w:rsid w:val="00321783"/>
    <w:rsid w:val="00321E1E"/>
    <w:rsid w:val="00323359"/>
    <w:rsid w:val="00323940"/>
    <w:rsid w:val="00323C4E"/>
    <w:rsid w:val="00326AC1"/>
    <w:rsid w:val="00330C16"/>
    <w:rsid w:val="00331F4D"/>
    <w:rsid w:val="00332A2F"/>
    <w:rsid w:val="00332B38"/>
    <w:rsid w:val="00333243"/>
    <w:rsid w:val="00334152"/>
    <w:rsid w:val="00335295"/>
    <w:rsid w:val="00336661"/>
    <w:rsid w:val="003373D0"/>
    <w:rsid w:val="00342960"/>
    <w:rsid w:val="00343C63"/>
    <w:rsid w:val="00344293"/>
    <w:rsid w:val="00350FDD"/>
    <w:rsid w:val="003533E7"/>
    <w:rsid w:val="003567DC"/>
    <w:rsid w:val="00356F59"/>
    <w:rsid w:val="00360A53"/>
    <w:rsid w:val="00361998"/>
    <w:rsid w:val="00361FF0"/>
    <w:rsid w:val="00364E90"/>
    <w:rsid w:val="00364EC3"/>
    <w:rsid w:val="00364FFD"/>
    <w:rsid w:val="003651A0"/>
    <w:rsid w:val="00366732"/>
    <w:rsid w:val="0037040B"/>
    <w:rsid w:val="00370CF7"/>
    <w:rsid w:val="00371D42"/>
    <w:rsid w:val="00371E4B"/>
    <w:rsid w:val="00372A1A"/>
    <w:rsid w:val="00372F73"/>
    <w:rsid w:val="0037456F"/>
    <w:rsid w:val="00374C2F"/>
    <w:rsid w:val="003773C1"/>
    <w:rsid w:val="00377850"/>
    <w:rsid w:val="00377914"/>
    <w:rsid w:val="0038116E"/>
    <w:rsid w:val="003811DD"/>
    <w:rsid w:val="003841C2"/>
    <w:rsid w:val="00384557"/>
    <w:rsid w:val="00384685"/>
    <w:rsid w:val="0039004E"/>
    <w:rsid w:val="00390E48"/>
    <w:rsid w:val="00392DC2"/>
    <w:rsid w:val="003945A9"/>
    <w:rsid w:val="0039517B"/>
    <w:rsid w:val="00397483"/>
    <w:rsid w:val="003A024F"/>
    <w:rsid w:val="003A1C68"/>
    <w:rsid w:val="003A3DC2"/>
    <w:rsid w:val="003A7C8F"/>
    <w:rsid w:val="003B4416"/>
    <w:rsid w:val="003B6CB9"/>
    <w:rsid w:val="003B6EE0"/>
    <w:rsid w:val="003C3503"/>
    <w:rsid w:val="003C4197"/>
    <w:rsid w:val="003C4876"/>
    <w:rsid w:val="003C5D28"/>
    <w:rsid w:val="003C7C76"/>
    <w:rsid w:val="003D0003"/>
    <w:rsid w:val="003D1C29"/>
    <w:rsid w:val="003D2AD5"/>
    <w:rsid w:val="003D4C81"/>
    <w:rsid w:val="003D6818"/>
    <w:rsid w:val="003E485A"/>
    <w:rsid w:val="003E53D8"/>
    <w:rsid w:val="003E6118"/>
    <w:rsid w:val="003F27DC"/>
    <w:rsid w:val="003F396A"/>
    <w:rsid w:val="003F48A8"/>
    <w:rsid w:val="003F57D5"/>
    <w:rsid w:val="003F63AA"/>
    <w:rsid w:val="003F7097"/>
    <w:rsid w:val="00400923"/>
    <w:rsid w:val="00400E7F"/>
    <w:rsid w:val="00402E70"/>
    <w:rsid w:val="00404734"/>
    <w:rsid w:val="00405888"/>
    <w:rsid w:val="00407115"/>
    <w:rsid w:val="0041126B"/>
    <w:rsid w:val="00411531"/>
    <w:rsid w:val="004124DA"/>
    <w:rsid w:val="00412B6B"/>
    <w:rsid w:val="00413541"/>
    <w:rsid w:val="0041524C"/>
    <w:rsid w:val="00415AFC"/>
    <w:rsid w:val="00416A89"/>
    <w:rsid w:val="00416E85"/>
    <w:rsid w:val="00420BFE"/>
    <w:rsid w:val="00421AAF"/>
    <w:rsid w:val="00423DE3"/>
    <w:rsid w:val="00424E3F"/>
    <w:rsid w:val="00425104"/>
    <w:rsid w:val="00426685"/>
    <w:rsid w:val="0042670F"/>
    <w:rsid w:val="00430B95"/>
    <w:rsid w:val="00431C95"/>
    <w:rsid w:val="00431CBF"/>
    <w:rsid w:val="00432783"/>
    <w:rsid w:val="004336D5"/>
    <w:rsid w:val="00434250"/>
    <w:rsid w:val="0044013E"/>
    <w:rsid w:val="0044084D"/>
    <w:rsid w:val="004416CD"/>
    <w:rsid w:val="00441CAB"/>
    <w:rsid w:val="00442522"/>
    <w:rsid w:val="00442831"/>
    <w:rsid w:val="0044796E"/>
    <w:rsid w:val="00447CCF"/>
    <w:rsid w:val="00450104"/>
    <w:rsid w:val="004563A7"/>
    <w:rsid w:val="004565CA"/>
    <w:rsid w:val="00457AC0"/>
    <w:rsid w:val="00460C85"/>
    <w:rsid w:val="00461A6A"/>
    <w:rsid w:val="0046217B"/>
    <w:rsid w:val="0046361D"/>
    <w:rsid w:val="00464E5A"/>
    <w:rsid w:val="00467097"/>
    <w:rsid w:val="00467685"/>
    <w:rsid w:val="004679E9"/>
    <w:rsid w:val="00467F4C"/>
    <w:rsid w:val="004718D5"/>
    <w:rsid w:val="00473C47"/>
    <w:rsid w:val="004818E7"/>
    <w:rsid w:val="004861AD"/>
    <w:rsid w:val="0048704B"/>
    <w:rsid w:val="00487DD6"/>
    <w:rsid w:val="00490638"/>
    <w:rsid w:val="00490EBB"/>
    <w:rsid w:val="0049110C"/>
    <w:rsid w:val="00491AE3"/>
    <w:rsid w:val="004929AA"/>
    <w:rsid w:val="00494405"/>
    <w:rsid w:val="00494D7B"/>
    <w:rsid w:val="004952CB"/>
    <w:rsid w:val="00496935"/>
    <w:rsid w:val="004A11E5"/>
    <w:rsid w:val="004A3E40"/>
    <w:rsid w:val="004A6317"/>
    <w:rsid w:val="004A74E2"/>
    <w:rsid w:val="004B0020"/>
    <w:rsid w:val="004B13CA"/>
    <w:rsid w:val="004B4616"/>
    <w:rsid w:val="004B5ECE"/>
    <w:rsid w:val="004B78B5"/>
    <w:rsid w:val="004C0608"/>
    <w:rsid w:val="004C54C5"/>
    <w:rsid w:val="004C6449"/>
    <w:rsid w:val="004D047F"/>
    <w:rsid w:val="004D1F4D"/>
    <w:rsid w:val="004D2C33"/>
    <w:rsid w:val="004D4AF3"/>
    <w:rsid w:val="004D5719"/>
    <w:rsid w:val="004D7EE2"/>
    <w:rsid w:val="004E024C"/>
    <w:rsid w:val="004E0881"/>
    <w:rsid w:val="004E155B"/>
    <w:rsid w:val="004E3FF1"/>
    <w:rsid w:val="004E557A"/>
    <w:rsid w:val="004E5D0A"/>
    <w:rsid w:val="004E6421"/>
    <w:rsid w:val="004F100B"/>
    <w:rsid w:val="004F106A"/>
    <w:rsid w:val="004F151F"/>
    <w:rsid w:val="004F1579"/>
    <w:rsid w:val="004F2B49"/>
    <w:rsid w:val="004F2DC4"/>
    <w:rsid w:val="004F2EB0"/>
    <w:rsid w:val="004F3331"/>
    <w:rsid w:val="004F41A6"/>
    <w:rsid w:val="004F4569"/>
    <w:rsid w:val="004F4933"/>
    <w:rsid w:val="004F4B84"/>
    <w:rsid w:val="004F7CC3"/>
    <w:rsid w:val="005006E1"/>
    <w:rsid w:val="00502777"/>
    <w:rsid w:val="0050283B"/>
    <w:rsid w:val="00507791"/>
    <w:rsid w:val="00511C72"/>
    <w:rsid w:val="00514822"/>
    <w:rsid w:val="00515275"/>
    <w:rsid w:val="00515515"/>
    <w:rsid w:val="0051668C"/>
    <w:rsid w:val="00520D28"/>
    <w:rsid w:val="00520DB7"/>
    <w:rsid w:val="00520E4B"/>
    <w:rsid w:val="0052172B"/>
    <w:rsid w:val="005218D4"/>
    <w:rsid w:val="00522A33"/>
    <w:rsid w:val="00522EB2"/>
    <w:rsid w:val="005232B2"/>
    <w:rsid w:val="00524E24"/>
    <w:rsid w:val="005253C5"/>
    <w:rsid w:val="005254AE"/>
    <w:rsid w:val="005255F2"/>
    <w:rsid w:val="005256EC"/>
    <w:rsid w:val="00526BD6"/>
    <w:rsid w:val="00526E74"/>
    <w:rsid w:val="00527A77"/>
    <w:rsid w:val="00532D5E"/>
    <w:rsid w:val="00533140"/>
    <w:rsid w:val="00533ACD"/>
    <w:rsid w:val="005371DC"/>
    <w:rsid w:val="0054075E"/>
    <w:rsid w:val="005458F2"/>
    <w:rsid w:val="005459C1"/>
    <w:rsid w:val="00547585"/>
    <w:rsid w:val="00547EFE"/>
    <w:rsid w:val="005509EA"/>
    <w:rsid w:val="00550A72"/>
    <w:rsid w:val="00550F70"/>
    <w:rsid w:val="00553250"/>
    <w:rsid w:val="00553AAD"/>
    <w:rsid w:val="00557A21"/>
    <w:rsid w:val="00561403"/>
    <w:rsid w:val="005628E3"/>
    <w:rsid w:val="00564BD7"/>
    <w:rsid w:val="00564EF6"/>
    <w:rsid w:val="00565083"/>
    <w:rsid w:val="00565BEB"/>
    <w:rsid w:val="005664DA"/>
    <w:rsid w:val="00570967"/>
    <w:rsid w:val="00572EBF"/>
    <w:rsid w:val="00573969"/>
    <w:rsid w:val="0057481B"/>
    <w:rsid w:val="00574A10"/>
    <w:rsid w:val="00577216"/>
    <w:rsid w:val="00580462"/>
    <w:rsid w:val="00580F35"/>
    <w:rsid w:val="00581159"/>
    <w:rsid w:val="0058181F"/>
    <w:rsid w:val="00584781"/>
    <w:rsid w:val="00584C31"/>
    <w:rsid w:val="00585925"/>
    <w:rsid w:val="0058777A"/>
    <w:rsid w:val="005915D6"/>
    <w:rsid w:val="00592F7B"/>
    <w:rsid w:val="005944BA"/>
    <w:rsid w:val="005947B5"/>
    <w:rsid w:val="005952C2"/>
    <w:rsid w:val="0059724E"/>
    <w:rsid w:val="005A4188"/>
    <w:rsid w:val="005A5E3F"/>
    <w:rsid w:val="005A64DB"/>
    <w:rsid w:val="005A7924"/>
    <w:rsid w:val="005B34BE"/>
    <w:rsid w:val="005B421F"/>
    <w:rsid w:val="005B618F"/>
    <w:rsid w:val="005B6659"/>
    <w:rsid w:val="005B67F5"/>
    <w:rsid w:val="005B6821"/>
    <w:rsid w:val="005B6BD7"/>
    <w:rsid w:val="005B7C76"/>
    <w:rsid w:val="005C1BDB"/>
    <w:rsid w:val="005C1D1D"/>
    <w:rsid w:val="005C32E0"/>
    <w:rsid w:val="005C5E18"/>
    <w:rsid w:val="005C6318"/>
    <w:rsid w:val="005C6C2F"/>
    <w:rsid w:val="005D0235"/>
    <w:rsid w:val="005D0ADA"/>
    <w:rsid w:val="005D39E6"/>
    <w:rsid w:val="005D6EE5"/>
    <w:rsid w:val="005D7088"/>
    <w:rsid w:val="005D749D"/>
    <w:rsid w:val="005D7C58"/>
    <w:rsid w:val="005E0B5E"/>
    <w:rsid w:val="005E1EB7"/>
    <w:rsid w:val="005E6573"/>
    <w:rsid w:val="005E722F"/>
    <w:rsid w:val="005F0364"/>
    <w:rsid w:val="005F1011"/>
    <w:rsid w:val="005F2E21"/>
    <w:rsid w:val="005F392A"/>
    <w:rsid w:val="005F4181"/>
    <w:rsid w:val="005F457C"/>
    <w:rsid w:val="005F55BA"/>
    <w:rsid w:val="005F6088"/>
    <w:rsid w:val="005F7A8D"/>
    <w:rsid w:val="00600109"/>
    <w:rsid w:val="0060473A"/>
    <w:rsid w:val="00604E00"/>
    <w:rsid w:val="00604E0D"/>
    <w:rsid w:val="00605E77"/>
    <w:rsid w:val="00607350"/>
    <w:rsid w:val="00607979"/>
    <w:rsid w:val="00607D36"/>
    <w:rsid w:val="0061064F"/>
    <w:rsid w:val="0061102B"/>
    <w:rsid w:val="00612FF1"/>
    <w:rsid w:val="006133BD"/>
    <w:rsid w:val="00616E1F"/>
    <w:rsid w:val="0061729E"/>
    <w:rsid w:val="006200A3"/>
    <w:rsid w:val="0062035C"/>
    <w:rsid w:val="006218E0"/>
    <w:rsid w:val="006218E9"/>
    <w:rsid w:val="0062268A"/>
    <w:rsid w:val="00623505"/>
    <w:rsid w:val="00626810"/>
    <w:rsid w:val="006360B6"/>
    <w:rsid w:val="006362DC"/>
    <w:rsid w:val="00636885"/>
    <w:rsid w:val="006400B9"/>
    <w:rsid w:val="00640438"/>
    <w:rsid w:val="0064131D"/>
    <w:rsid w:val="00642BC4"/>
    <w:rsid w:val="006467B9"/>
    <w:rsid w:val="00646D2A"/>
    <w:rsid w:val="00647676"/>
    <w:rsid w:val="0064776A"/>
    <w:rsid w:val="00647B4A"/>
    <w:rsid w:val="0065210A"/>
    <w:rsid w:val="00652E1A"/>
    <w:rsid w:val="0065450C"/>
    <w:rsid w:val="0065596C"/>
    <w:rsid w:val="006560CB"/>
    <w:rsid w:val="00660094"/>
    <w:rsid w:val="006606AD"/>
    <w:rsid w:val="00664843"/>
    <w:rsid w:val="00664CB2"/>
    <w:rsid w:val="00664EAF"/>
    <w:rsid w:val="00665B0F"/>
    <w:rsid w:val="00665B99"/>
    <w:rsid w:val="00665FA0"/>
    <w:rsid w:val="00666169"/>
    <w:rsid w:val="00666720"/>
    <w:rsid w:val="00667C51"/>
    <w:rsid w:val="00667F72"/>
    <w:rsid w:val="006701E6"/>
    <w:rsid w:val="00670E18"/>
    <w:rsid w:val="0067165D"/>
    <w:rsid w:val="0067603B"/>
    <w:rsid w:val="0067622A"/>
    <w:rsid w:val="00676666"/>
    <w:rsid w:val="00677EA8"/>
    <w:rsid w:val="00677EAC"/>
    <w:rsid w:val="00677F81"/>
    <w:rsid w:val="006825FB"/>
    <w:rsid w:val="00684B19"/>
    <w:rsid w:val="00685DBE"/>
    <w:rsid w:val="006908AC"/>
    <w:rsid w:val="00690E1B"/>
    <w:rsid w:val="00693415"/>
    <w:rsid w:val="006949B5"/>
    <w:rsid w:val="006951F8"/>
    <w:rsid w:val="00696131"/>
    <w:rsid w:val="006962BB"/>
    <w:rsid w:val="006A1AD4"/>
    <w:rsid w:val="006A37D8"/>
    <w:rsid w:val="006A6F95"/>
    <w:rsid w:val="006B12A8"/>
    <w:rsid w:val="006B59BB"/>
    <w:rsid w:val="006B67DE"/>
    <w:rsid w:val="006B6B46"/>
    <w:rsid w:val="006C1F17"/>
    <w:rsid w:val="006C7406"/>
    <w:rsid w:val="006C7B1C"/>
    <w:rsid w:val="006D0B6C"/>
    <w:rsid w:val="006D3A6E"/>
    <w:rsid w:val="006D47A1"/>
    <w:rsid w:val="006D52EC"/>
    <w:rsid w:val="006D5C01"/>
    <w:rsid w:val="006D64EF"/>
    <w:rsid w:val="006D78EC"/>
    <w:rsid w:val="006E1D0D"/>
    <w:rsid w:val="006E269C"/>
    <w:rsid w:val="006E36B9"/>
    <w:rsid w:val="006E4FBA"/>
    <w:rsid w:val="006E7DF9"/>
    <w:rsid w:val="006F31B4"/>
    <w:rsid w:val="006F3AAA"/>
    <w:rsid w:val="006F56CD"/>
    <w:rsid w:val="006F6782"/>
    <w:rsid w:val="006F6BD9"/>
    <w:rsid w:val="006F792D"/>
    <w:rsid w:val="006F7930"/>
    <w:rsid w:val="00702100"/>
    <w:rsid w:val="007025A3"/>
    <w:rsid w:val="00704E2B"/>
    <w:rsid w:val="007059ED"/>
    <w:rsid w:val="00710C3F"/>
    <w:rsid w:val="0071398E"/>
    <w:rsid w:val="00714E51"/>
    <w:rsid w:val="0071504C"/>
    <w:rsid w:val="0071575B"/>
    <w:rsid w:val="00716907"/>
    <w:rsid w:val="00716C40"/>
    <w:rsid w:val="00716C67"/>
    <w:rsid w:val="00720F61"/>
    <w:rsid w:val="00722E57"/>
    <w:rsid w:val="00723F41"/>
    <w:rsid w:val="007268D1"/>
    <w:rsid w:val="00726C64"/>
    <w:rsid w:val="0072736B"/>
    <w:rsid w:val="00730D4F"/>
    <w:rsid w:val="0073100E"/>
    <w:rsid w:val="007311C8"/>
    <w:rsid w:val="007329D7"/>
    <w:rsid w:val="00733FC3"/>
    <w:rsid w:val="007368DD"/>
    <w:rsid w:val="007413C7"/>
    <w:rsid w:val="00743D7E"/>
    <w:rsid w:val="00744A1B"/>
    <w:rsid w:val="00745F15"/>
    <w:rsid w:val="00747396"/>
    <w:rsid w:val="00750ECA"/>
    <w:rsid w:val="00756922"/>
    <w:rsid w:val="00756E4D"/>
    <w:rsid w:val="00760CFA"/>
    <w:rsid w:val="00763FC5"/>
    <w:rsid w:val="0076452E"/>
    <w:rsid w:val="00766BB1"/>
    <w:rsid w:val="00781F44"/>
    <w:rsid w:val="007848C5"/>
    <w:rsid w:val="007856F1"/>
    <w:rsid w:val="00785CC8"/>
    <w:rsid w:val="007909A6"/>
    <w:rsid w:val="007924EE"/>
    <w:rsid w:val="00792F34"/>
    <w:rsid w:val="00794D4F"/>
    <w:rsid w:val="0079552E"/>
    <w:rsid w:val="0079573F"/>
    <w:rsid w:val="00795F35"/>
    <w:rsid w:val="00796458"/>
    <w:rsid w:val="007A03DE"/>
    <w:rsid w:val="007A0D3E"/>
    <w:rsid w:val="007A2DF4"/>
    <w:rsid w:val="007A37E6"/>
    <w:rsid w:val="007A4A29"/>
    <w:rsid w:val="007A6B8E"/>
    <w:rsid w:val="007A7107"/>
    <w:rsid w:val="007B0C6A"/>
    <w:rsid w:val="007B5982"/>
    <w:rsid w:val="007B5FD8"/>
    <w:rsid w:val="007B606C"/>
    <w:rsid w:val="007B62A0"/>
    <w:rsid w:val="007C0381"/>
    <w:rsid w:val="007C09AB"/>
    <w:rsid w:val="007C20DE"/>
    <w:rsid w:val="007C39B4"/>
    <w:rsid w:val="007C5024"/>
    <w:rsid w:val="007C5CF9"/>
    <w:rsid w:val="007C6101"/>
    <w:rsid w:val="007C6C91"/>
    <w:rsid w:val="007C7B06"/>
    <w:rsid w:val="007C7BA5"/>
    <w:rsid w:val="007D077E"/>
    <w:rsid w:val="007D3484"/>
    <w:rsid w:val="007D3962"/>
    <w:rsid w:val="007D69C3"/>
    <w:rsid w:val="007D7D82"/>
    <w:rsid w:val="007E0AFD"/>
    <w:rsid w:val="007E3436"/>
    <w:rsid w:val="007E50A8"/>
    <w:rsid w:val="007E601E"/>
    <w:rsid w:val="007E62A8"/>
    <w:rsid w:val="007E70F3"/>
    <w:rsid w:val="007F0D6C"/>
    <w:rsid w:val="007F3BA3"/>
    <w:rsid w:val="007F3BC7"/>
    <w:rsid w:val="007F46A9"/>
    <w:rsid w:val="007F498B"/>
    <w:rsid w:val="007F5AFE"/>
    <w:rsid w:val="007F6303"/>
    <w:rsid w:val="00801902"/>
    <w:rsid w:val="00802FC5"/>
    <w:rsid w:val="00805362"/>
    <w:rsid w:val="00805B0D"/>
    <w:rsid w:val="008068DA"/>
    <w:rsid w:val="008071F2"/>
    <w:rsid w:val="008100A5"/>
    <w:rsid w:val="008128B3"/>
    <w:rsid w:val="00813EC3"/>
    <w:rsid w:val="00814AF4"/>
    <w:rsid w:val="00821AB7"/>
    <w:rsid w:val="00822326"/>
    <w:rsid w:val="0082297B"/>
    <w:rsid w:val="008245AA"/>
    <w:rsid w:val="00824983"/>
    <w:rsid w:val="00825D0C"/>
    <w:rsid w:val="00826526"/>
    <w:rsid w:val="00833A5E"/>
    <w:rsid w:val="00833CDF"/>
    <w:rsid w:val="00834CB3"/>
    <w:rsid w:val="0083563A"/>
    <w:rsid w:val="00835F34"/>
    <w:rsid w:val="00836C2D"/>
    <w:rsid w:val="00837D4C"/>
    <w:rsid w:val="00841352"/>
    <w:rsid w:val="0084182E"/>
    <w:rsid w:val="00841FA1"/>
    <w:rsid w:val="00842948"/>
    <w:rsid w:val="0084671C"/>
    <w:rsid w:val="00850471"/>
    <w:rsid w:val="0085294C"/>
    <w:rsid w:val="008529FC"/>
    <w:rsid w:val="0085308A"/>
    <w:rsid w:val="008546A2"/>
    <w:rsid w:val="008558BF"/>
    <w:rsid w:val="00855DD7"/>
    <w:rsid w:val="00856D8C"/>
    <w:rsid w:val="0085713B"/>
    <w:rsid w:val="00857A88"/>
    <w:rsid w:val="00857CF2"/>
    <w:rsid w:val="008603E3"/>
    <w:rsid w:val="008605E3"/>
    <w:rsid w:val="008621A6"/>
    <w:rsid w:val="008623FC"/>
    <w:rsid w:val="008626BE"/>
    <w:rsid w:val="00862968"/>
    <w:rsid w:val="008638A0"/>
    <w:rsid w:val="0086452B"/>
    <w:rsid w:val="0086550A"/>
    <w:rsid w:val="00865B0E"/>
    <w:rsid w:val="00865E9B"/>
    <w:rsid w:val="0086651F"/>
    <w:rsid w:val="008672AA"/>
    <w:rsid w:val="00867EF8"/>
    <w:rsid w:val="00870870"/>
    <w:rsid w:val="008718EA"/>
    <w:rsid w:val="00873F2A"/>
    <w:rsid w:val="00874577"/>
    <w:rsid w:val="00881D74"/>
    <w:rsid w:val="00882AD4"/>
    <w:rsid w:val="00883F64"/>
    <w:rsid w:val="00885F1B"/>
    <w:rsid w:val="00891A3D"/>
    <w:rsid w:val="0089211C"/>
    <w:rsid w:val="00895524"/>
    <w:rsid w:val="008979EA"/>
    <w:rsid w:val="008A1EE6"/>
    <w:rsid w:val="008A3D4F"/>
    <w:rsid w:val="008A4173"/>
    <w:rsid w:val="008A7F0D"/>
    <w:rsid w:val="008B1A86"/>
    <w:rsid w:val="008B3C90"/>
    <w:rsid w:val="008B4E78"/>
    <w:rsid w:val="008B52A2"/>
    <w:rsid w:val="008B5304"/>
    <w:rsid w:val="008C0ADE"/>
    <w:rsid w:val="008C2C9A"/>
    <w:rsid w:val="008C3B99"/>
    <w:rsid w:val="008C3DBB"/>
    <w:rsid w:val="008C4204"/>
    <w:rsid w:val="008C4637"/>
    <w:rsid w:val="008C58E8"/>
    <w:rsid w:val="008C7BBA"/>
    <w:rsid w:val="008D0052"/>
    <w:rsid w:val="008D04C8"/>
    <w:rsid w:val="008D1BD6"/>
    <w:rsid w:val="008D359F"/>
    <w:rsid w:val="008D3791"/>
    <w:rsid w:val="008D526C"/>
    <w:rsid w:val="008E0A4F"/>
    <w:rsid w:val="008E0FEF"/>
    <w:rsid w:val="008E1DB9"/>
    <w:rsid w:val="008E2195"/>
    <w:rsid w:val="008E40FA"/>
    <w:rsid w:val="008E41C0"/>
    <w:rsid w:val="008E42F4"/>
    <w:rsid w:val="008E6F02"/>
    <w:rsid w:val="008E72FB"/>
    <w:rsid w:val="008F29A7"/>
    <w:rsid w:val="008F3159"/>
    <w:rsid w:val="00900528"/>
    <w:rsid w:val="00900E9B"/>
    <w:rsid w:val="00901446"/>
    <w:rsid w:val="00901AD5"/>
    <w:rsid w:val="0090717C"/>
    <w:rsid w:val="00907F61"/>
    <w:rsid w:val="00910069"/>
    <w:rsid w:val="00910B34"/>
    <w:rsid w:val="00910BF1"/>
    <w:rsid w:val="0091649B"/>
    <w:rsid w:val="00916C2A"/>
    <w:rsid w:val="0092197D"/>
    <w:rsid w:val="009221CF"/>
    <w:rsid w:val="00922BF2"/>
    <w:rsid w:val="0092381D"/>
    <w:rsid w:val="00925676"/>
    <w:rsid w:val="00926DBE"/>
    <w:rsid w:val="00927ACB"/>
    <w:rsid w:val="009302C8"/>
    <w:rsid w:val="009325CB"/>
    <w:rsid w:val="00932749"/>
    <w:rsid w:val="00933BD2"/>
    <w:rsid w:val="00935025"/>
    <w:rsid w:val="0093794B"/>
    <w:rsid w:val="00940DE0"/>
    <w:rsid w:val="00941B46"/>
    <w:rsid w:val="0094250D"/>
    <w:rsid w:val="00943BEF"/>
    <w:rsid w:val="009502B0"/>
    <w:rsid w:val="009520FF"/>
    <w:rsid w:val="00952308"/>
    <w:rsid w:val="0095273C"/>
    <w:rsid w:val="00953570"/>
    <w:rsid w:val="00953BD7"/>
    <w:rsid w:val="00953FE8"/>
    <w:rsid w:val="009550AA"/>
    <w:rsid w:val="00960C32"/>
    <w:rsid w:val="0096140D"/>
    <w:rsid w:val="00962464"/>
    <w:rsid w:val="00962E24"/>
    <w:rsid w:val="0096372E"/>
    <w:rsid w:val="00964067"/>
    <w:rsid w:val="0096655F"/>
    <w:rsid w:val="0096686E"/>
    <w:rsid w:val="0096716E"/>
    <w:rsid w:val="00967DBB"/>
    <w:rsid w:val="009712FE"/>
    <w:rsid w:val="00972559"/>
    <w:rsid w:val="00972712"/>
    <w:rsid w:val="009758DB"/>
    <w:rsid w:val="00976BCC"/>
    <w:rsid w:val="009803E6"/>
    <w:rsid w:val="00981371"/>
    <w:rsid w:val="009817CB"/>
    <w:rsid w:val="00982256"/>
    <w:rsid w:val="00983D89"/>
    <w:rsid w:val="00984118"/>
    <w:rsid w:val="009871E9"/>
    <w:rsid w:val="00987891"/>
    <w:rsid w:val="00987B3A"/>
    <w:rsid w:val="00990533"/>
    <w:rsid w:val="009905F7"/>
    <w:rsid w:val="00991B25"/>
    <w:rsid w:val="00993316"/>
    <w:rsid w:val="00993841"/>
    <w:rsid w:val="00993E8B"/>
    <w:rsid w:val="00997903"/>
    <w:rsid w:val="009A0D8A"/>
    <w:rsid w:val="009A1075"/>
    <w:rsid w:val="009A1080"/>
    <w:rsid w:val="009A372F"/>
    <w:rsid w:val="009A3A22"/>
    <w:rsid w:val="009A3C6D"/>
    <w:rsid w:val="009A4756"/>
    <w:rsid w:val="009A70D6"/>
    <w:rsid w:val="009B0217"/>
    <w:rsid w:val="009B026D"/>
    <w:rsid w:val="009B0F47"/>
    <w:rsid w:val="009B10E0"/>
    <w:rsid w:val="009B1498"/>
    <w:rsid w:val="009C13DD"/>
    <w:rsid w:val="009C41FF"/>
    <w:rsid w:val="009C7FD8"/>
    <w:rsid w:val="009D5616"/>
    <w:rsid w:val="009D5739"/>
    <w:rsid w:val="009D78AA"/>
    <w:rsid w:val="009D7B9B"/>
    <w:rsid w:val="009E09B6"/>
    <w:rsid w:val="009E1854"/>
    <w:rsid w:val="009E21DC"/>
    <w:rsid w:val="009E37EA"/>
    <w:rsid w:val="009E3C78"/>
    <w:rsid w:val="009E40CF"/>
    <w:rsid w:val="009E491A"/>
    <w:rsid w:val="009E57AC"/>
    <w:rsid w:val="009E6C5E"/>
    <w:rsid w:val="009E764B"/>
    <w:rsid w:val="009E7A5C"/>
    <w:rsid w:val="009E7BE0"/>
    <w:rsid w:val="009F011F"/>
    <w:rsid w:val="009F3050"/>
    <w:rsid w:val="009F49D9"/>
    <w:rsid w:val="009F5D7B"/>
    <w:rsid w:val="009F6677"/>
    <w:rsid w:val="009F69EC"/>
    <w:rsid w:val="009F7BB8"/>
    <w:rsid w:val="00A016C1"/>
    <w:rsid w:val="00A02BB0"/>
    <w:rsid w:val="00A04BA5"/>
    <w:rsid w:val="00A0547A"/>
    <w:rsid w:val="00A059D9"/>
    <w:rsid w:val="00A06612"/>
    <w:rsid w:val="00A103E9"/>
    <w:rsid w:val="00A12477"/>
    <w:rsid w:val="00A12CBD"/>
    <w:rsid w:val="00A12DD1"/>
    <w:rsid w:val="00A13544"/>
    <w:rsid w:val="00A13F9E"/>
    <w:rsid w:val="00A150BB"/>
    <w:rsid w:val="00A15E0F"/>
    <w:rsid w:val="00A164E8"/>
    <w:rsid w:val="00A17103"/>
    <w:rsid w:val="00A172CB"/>
    <w:rsid w:val="00A21931"/>
    <w:rsid w:val="00A23C79"/>
    <w:rsid w:val="00A23F6A"/>
    <w:rsid w:val="00A263D7"/>
    <w:rsid w:val="00A26E2E"/>
    <w:rsid w:val="00A27064"/>
    <w:rsid w:val="00A31ED8"/>
    <w:rsid w:val="00A32E13"/>
    <w:rsid w:val="00A3305D"/>
    <w:rsid w:val="00A33080"/>
    <w:rsid w:val="00A33E41"/>
    <w:rsid w:val="00A36047"/>
    <w:rsid w:val="00A36E01"/>
    <w:rsid w:val="00A37208"/>
    <w:rsid w:val="00A37D00"/>
    <w:rsid w:val="00A41181"/>
    <w:rsid w:val="00A419B1"/>
    <w:rsid w:val="00A41D52"/>
    <w:rsid w:val="00A52A9E"/>
    <w:rsid w:val="00A5513B"/>
    <w:rsid w:val="00A56AE5"/>
    <w:rsid w:val="00A60F83"/>
    <w:rsid w:val="00A61F75"/>
    <w:rsid w:val="00A63D25"/>
    <w:rsid w:val="00A70904"/>
    <w:rsid w:val="00A71786"/>
    <w:rsid w:val="00A733E4"/>
    <w:rsid w:val="00A736F2"/>
    <w:rsid w:val="00A73EF1"/>
    <w:rsid w:val="00A74731"/>
    <w:rsid w:val="00A802E8"/>
    <w:rsid w:val="00A80BE1"/>
    <w:rsid w:val="00A812FA"/>
    <w:rsid w:val="00A85D6B"/>
    <w:rsid w:val="00A86B67"/>
    <w:rsid w:val="00A919AB"/>
    <w:rsid w:val="00A92082"/>
    <w:rsid w:val="00A93024"/>
    <w:rsid w:val="00A9418E"/>
    <w:rsid w:val="00A94365"/>
    <w:rsid w:val="00A959C0"/>
    <w:rsid w:val="00A96F77"/>
    <w:rsid w:val="00AA23A8"/>
    <w:rsid w:val="00AA2BF1"/>
    <w:rsid w:val="00AA2C44"/>
    <w:rsid w:val="00AA498C"/>
    <w:rsid w:val="00AA49EA"/>
    <w:rsid w:val="00AA72C4"/>
    <w:rsid w:val="00AA7832"/>
    <w:rsid w:val="00AB36D2"/>
    <w:rsid w:val="00AB5367"/>
    <w:rsid w:val="00AB573E"/>
    <w:rsid w:val="00AB6B8D"/>
    <w:rsid w:val="00AC14FD"/>
    <w:rsid w:val="00AC1FB0"/>
    <w:rsid w:val="00AC3A5F"/>
    <w:rsid w:val="00AC55A7"/>
    <w:rsid w:val="00AC6EFF"/>
    <w:rsid w:val="00AD1B2B"/>
    <w:rsid w:val="00AD47C9"/>
    <w:rsid w:val="00AD533B"/>
    <w:rsid w:val="00AD79F8"/>
    <w:rsid w:val="00AD7ED3"/>
    <w:rsid w:val="00AE1B17"/>
    <w:rsid w:val="00AE4CC5"/>
    <w:rsid w:val="00AF3A62"/>
    <w:rsid w:val="00AF40C8"/>
    <w:rsid w:val="00AF43D9"/>
    <w:rsid w:val="00AF6AAF"/>
    <w:rsid w:val="00AF77F1"/>
    <w:rsid w:val="00B000E7"/>
    <w:rsid w:val="00B0076A"/>
    <w:rsid w:val="00B0121E"/>
    <w:rsid w:val="00B023B2"/>
    <w:rsid w:val="00B024E4"/>
    <w:rsid w:val="00B02FCD"/>
    <w:rsid w:val="00B044AF"/>
    <w:rsid w:val="00B044C2"/>
    <w:rsid w:val="00B070F1"/>
    <w:rsid w:val="00B10704"/>
    <w:rsid w:val="00B14756"/>
    <w:rsid w:val="00B14C8C"/>
    <w:rsid w:val="00B15B6D"/>
    <w:rsid w:val="00B17906"/>
    <w:rsid w:val="00B20742"/>
    <w:rsid w:val="00B20FA8"/>
    <w:rsid w:val="00B21294"/>
    <w:rsid w:val="00B21C8C"/>
    <w:rsid w:val="00B24366"/>
    <w:rsid w:val="00B27924"/>
    <w:rsid w:val="00B30043"/>
    <w:rsid w:val="00B32722"/>
    <w:rsid w:val="00B3393E"/>
    <w:rsid w:val="00B339A6"/>
    <w:rsid w:val="00B34B8D"/>
    <w:rsid w:val="00B368AA"/>
    <w:rsid w:val="00B37C9D"/>
    <w:rsid w:val="00B40636"/>
    <w:rsid w:val="00B40C20"/>
    <w:rsid w:val="00B41F67"/>
    <w:rsid w:val="00B4208C"/>
    <w:rsid w:val="00B424B2"/>
    <w:rsid w:val="00B441AF"/>
    <w:rsid w:val="00B44C61"/>
    <w:rsid w:val="00B45C6F"/>
    <w:rsid w:val="00B4772D"/>
    <w:rsid w:val="00B50538"/>
    <w:rsid w:val="00B505D9"/>
    <w:rsid w:val="00B531BF"/>
    <w:rsid w:val="00B57FE6"/>
    <w:rsid w:val="00B60BDF"/>
    <w:rsid w:val="00B61F4A"/>
    <w:rsid w:val="00B64651"/>
    <w:rsid w:val="00B66499"/>
    <w:rsid w:val="00B67061"/>
    <w:rsid w:val="00B71086"/>
    <w:rsid w:val="00B71C48"/>
    <w:rsid w:val="00B7208E"/>
    <w:rsid w:val="00B757BA"/>
    <w:rsid w:val="00B76B8C"/>
    <w:rsid w:val="00B82301"/>
    <w:rsid w:val="00B85415"/>
    <w:rsid w:val="00B866F2"/>
    <w:rsid w:val="00B8717E"/>
    <w:rsid w:val="00B8718D"/>
    <w:rsid w:val="00B916FD"/>
    <w:rsid w:val="00B91731"/>
    <w:rsid w:val="00B91A51"/>
    <w:rsid w:val="00B933D3"/>
    <w:rsid w:val="00B9345D"/>
    <w:rsid w:val="00B936EF"/>
    <w:rsid w:val="00B97A9A"/>
    <w:rsid w:val="00BA12DE"/>
    <w:rsid w:val="00BA28A5"/>
    <w:rsid w:val="00BA40D0"/>
    <w:rsid w:val="00BA418F"/>
    <w:rsid w:val="00BA577A"/>
    <w:rsid w:val="00BB1451"/>
    <w:rsid w:val="00BB15DF"/>
    <w:rsid w:val="00BB19D1"/>
    <w:rsid w:val="00BB1E9D"/>
    <w:rsid w:val="00BB25B9"/>
    <w:rsid w:val="00BB2D1F"/>
    <w:rsid w:val="00BB7D20"/>
    <w:rsid w:val="00BB7F43"/>
    <w:rsid w:val="00BB7F68"/>
    <w:rsid w:val="00BC2ECF"/>
    <w:rsid w:val="00BC440C"/>
    <w:rsid w:val="00BC5923"/>
    <w:rsid w:val="00BC5FE7"/>
    <w:rsid w:val="00BC69D3"/>
    <w:rsid w:val="00BC6A0E"/>
    <w:rsid w:val="00BC6A8A"/>
    <w:rsid w:val="00BC760F"/>
    <w:rsid w:val="00BD3D63"/>
    <w:rsid w:val="00BD415A"/>
    <w:rsid w:val="00BD57F2"/>
    <w:rsid w:val="00BD59F4"/>
    <w:rsid w:val="00BD6B51"/>
    <w:rsid w:val="00BD6B8C"/>
    <w:rsid w:val="00BE37A3"/>
    <w:rsid w:val="00BE4C7A"/>
    <w:rsid w:val="00BE4F6D"/>
    <w:rsid w:val="00BE5BFC"/>
    <w:rsid w:val="00BF2031"/>
    <w:rsid w:val="00BF487E"/>
    <w:rsid w:val="00BF4A52"/>
    <w:rsid w:val="00BF5DA9"/>
    <w:rsid w:val="00BF6E6E"/>
    <w:rsid w:val="00BF7C21"/>
    <w:rsid w:val="00C00C75"/>
    <w:rsid w:val="00C01444"/>
    <w:rsid w:val="00C0237B"/>
    <w:rsid w:val="00C039CD"/>
    <w:rsid w:val="00C048C5"/>
    <w:rsid w:val="00C04C2C"/>
    <w:rsid w:val="00C0762C"/>
    <w:rsid w:val="00C11405"/>
    <w:rsid w:val="00C121B1"/>
    <w:rsid w:val="00C13FDA"/>
    <w:rsid w:val="00C1418B"/>
    <w:rsid w:val="00C15393"/>
    <w:rsid w:val="00C1690E"/>
    <w:rsid w:val="00C16B76"/>
    <w:rsid w:val="00C16D38"/>
    <w:rsid w:val="00C1768E"/>
    <w:rsid w:val="00C17D8F"/>
    <w:rsid w:val="00C23DC3"/>
    <w:rsid w:val="00C30D3D"/>
    <w:rsid w:val="00C33270"/>
    <w:rsid w:val="00C350E5"/>
    <w:rsid w:val="00C371BF"/>
    <w:rsid w:val="00C37A55"/>
    <w:rsid w:val="00C37AC8"/>
    <w:rsid w:val="00C40F8A"/>
    <w:rsid w:val="00C417C7"/>
    <w:rsid w:val="00C4198F"/>
    <w:rsid w:val="00C424DE"/>
    <w:rsid w:val="00C426F1"/>
    <w:rsid w:val="00C43B14"/>
    <w:rsid w:val="00C51076"/>
    <w:rsid w:val="00C52186"/>
    <w:rsid w:val="00C52D6A"/>
    <w:rsid w:val="00C53167"/>
    <w:rsid w:val="00C55100"/>
    <w:rsid w:val="00C554B5"/>
    <w:rsid w:val="00C55942"/>
    <w:rsid w:val="00C57B1A"/>
    <w:rsid w:val="00C602E2"/>
    <w:rsid w:val="00C614F4"/>
    <w:rsid w:val="00C6289B"/>
    <w:rsid w:val="00C635E4"/>
    <w:rsid w:val="00C64372"/>
    <w:rsid w:val="00C6483F"/>
    <w:rsid w:val="00C65D72"/>
    <w:rsid w:val="00C660F2"/>
    <w:rsid w:val="00C67FD3"/>
    <w:rsid w:val="00C70C1A"/>
    <w:rsid w:val="00C70DEB"/>
    <w:rsid w:val="00C7182C"/>
    <w:rsid w:val="00C72005"/>
    <w:rsid w:val="00C76366"/>
    <w:rsid w:val="00C767C3"/>
    <w:rsid w:val="00C772D2"/>
    <w:rsid w:val="00C7730B"/>
    <w:rsid w:val="00C7739A"/>
    <w:rsid w:val="00C77E4F"/>
    <w:rsid w:val="00C8081C"/>
    <w:rsid w:val="00C85209"/>
    <w:rsid w:val="00C86110"/>
    <w:rsid w:val="00C870A3"/>
    <w:rsid w:val="00C877E8"/>
    <w:rsid w:val="00C925AA"/>
    <w:rsid w:val="00C930E8"/>
    <w:rsid w:val="00C9478B"/>
    <w:rsid w:val="00C94F73"/>
    <w:rsid w:val="00C953B0"/>
    <w:rsid w:val="00C9605F"/>
    <w:rsid w:val="00C96643"/>
    <w:rsid w:val="00C96CBD"/>
    <w:rsid w:val="00CA0203"/>
    <w:rsid w:val="00CA05A1"/>
    <w:rsid w:val="00CA2941"/>
    <w:rsid w:val="00CA2ACF"/>
    <w:rsid w:val="00CA5BA1"/>
    <w:rsid w:val="00CA6CAF"/>
    <w:rsid w:val="00CA7636"/>
    <w:rsid w:val="00CB0D9A"/>
    <w:rsid w:val="00CB74D5"/>
    <w:rsid w:val="00CC036B"/>
    <w:rsid w:val="00CC34BD"/>
    <w:rsid w:val="00CC42E3"/>
    <w:rsid w:val="00CC47E5"/>
    <w:rsid w:val="00CC5A30"/>
    <w:rsid w:val="00CC6112"/>
    <w:rsid w:val="00CC7079"/>
    <w:rsid w:val="00CD08F6"/>
    <w:rsid w:val="00CD0D67"/>
    <w:rsid w:val="00CD1282"/>
    <w:rsid w:val="00CD1665"/>
    <w:rsid w:val="00CD3949"/>
    <w:rsid w:val="00CD49B0"/>
    <w:rsid w:val="00CD6460"/>
    <w:rsid w:val="00CE09DF"/>
    <w:rsid w:val="00CE1C4B"/>
    <w:rsid w:val="00CE33F6"/>
    <w:rsid w:val="00CE3AA3"/>
    <w:rsid w:val="00CE3B96"/>
    <w:rsid w:val="00CE45A4"/>
    <w:rsid w:val="00CE693A"/>
    <w:rsid w:val="00CF0CEF"/>
    <w:rsid w:val="00CF0E4B"/>
    <w:rsid w:val="00CF3001"/>
    <w:rsid w:val="00CF3482"/>
    <w:rsid w:val="00CF42FC"/>
    <w:rsid w:val="00CF681B"/>
    <w:rsid w:val="00CF6D0D"/>
    <w:rsid w:val="00D00286"/>
    <w:rsid w:val="00D0268D"/>
    <w:rsid w:val="00D03774"/>
    <w:rsid w:val="00D04F5B"/>
    <w:rsid w:val="00D0703E"/>
    <w:rsid w:val="00D07741"/>
    <w:rsid w:val="00D12212"/>
    <w:rsid w:val="00D1232B"/>
    <w:rsid w:val="00D126D2"/>
    <w:rsid w:val="00D129A2"/>
    <w:rsid w:val="00D14D64"/>
    <w:rsid w:val="00D158AD"/>
    <w:rsid w:val="00D168B8"/>
    <w:rsid w:val="00D2015C"/>
    <w:rsid w:val="00D20224"/>
    <w:rsid w:val="00D226D0"/>
    <w:rsid w:val="00D24E44"/>
    <w:rsid w:val="00D30DE5"/>
    <w:rsid w:val="00D31994"/>
    <w:rsid w:val="00D325E9"/>
    <w:rsid w:val="00D34247"/>
    <w:rsid w:val="00D35CFB"/>
    <w:rsid w:val="00D36EDA"/>
    <w:rsid w:val="00D3757D"/>
    <w:rsid w:val="00D413AC"/>
    <w:rsid w:val="00D41425"/>
    <w:rsid w:val="00D41DAB"/>
    <w:rsid w:val="00D43343"/>
    <w:rsid w:val="00D44425"/>
    <w:rsid w:val="00D46535"/>
    <w:rsid w:val="00D46E2A"/>
    <w:rsid w:val="00D4741E"/>
    <w:rsid w:val="00D47B52"/>
    <w:rsid w:val="00D51B39"/>
    <w:rsid w:val="00D51DB5"/>
    <w:rsid w:val="00D523AE"/>
    <w:rsid w:val="00D52B9F"/>
    <w:rsid w:val="00D539C8"/>
    <w:rsid w:val="00D54609"/>
    <w:rsid w:val="00D550DA"/>
    <w:rsid w:val="00D552C1"/>
    <w:rsid w:val="00D55D55"/>
    <w:rsid w:val="00D56C93"/>
    <w:rsid w:val="00D57747"/>
    <w:rsid w:val="00D57B2D"/>
    <w:rsid w:val="00D57E57"/>
    <w:rsid w:val="00D6090B"/>
    <w:rsid w:val="00D61B0A"/>
    <w:rsid w:val="00D61C96"/>
    <w:rsid w:val="00D61CAA"/>
    <w:rsid w:val="00D61EEA"/>
    <w:rsid w:val="00D624A0"/>
    <w:rsid w:val="00D643DF"/>
    <w:rsid w:val="00D6606B"/>
    <w:rsid w:val="00D66BBC"/>
    <w:rsid w:val="00D73D57"/>
    <w:rsid w:val="00D73E78"/>
    <w:rsid w:val="00D810ED"/>
    <w:rsid w:val="00D821F3"/>
    <w:rsid w:val="00D828CD"/>
    <w:rsid w:val="00D82C00"/>
    <w:rsid w:val="00D84263"/>
    <w:rsid w:val="00D84688"/>
    <w:rsid w:val="00D84A15"/>
    <w:rsid w:val="00D85815"/>
    <w:rsid w:val="00D85B33"/>
    <w:rsid w:val="00D85D37"/>
    <w:rsid w:val="00D87DF2"/>
    <w:rsid w:val="00D90B74"/>
    <w:rsid w:val="00D91EEA"/>
    <w:rsid w:val="00D934B8"/>
    <w:rsid w:val="00D942B5"/>
    <w:rsid w:val="00D95B18"/>
    <w:rsid w:val="00DA3301"/>
    <w:rsid w:val="00DA4EA6"/>
    <w:rsid w:val="00DA63F1"/>
    <w:rsid w:val="00DA6CE1"/>
    <w:rsid w:val="00DA7D73"/>
    <w:rsid w:val="00DB4177"/>
    <w:rsid w:val="00DB589D"/>
    <w:rsid w:val="00DB5D65"/>
    <w:rsid w:val="00DB60C9"/>
    <w:rsid w:val="00DB7EB2"/>
    <w:rsid w:val="00DC12F3"/>
    <w:rsid w:val="00DC1AAC"/>
    <w:rsid w:val="00DC509B"/>
    <w:rsid w:val="00DC6219"/>
    <w:rsid w:val="00DC687B"/>
    <w:rsid w:val="00DC6C01"/>
    <w:rsid w:val="00DC75D7"/>
    <w:rsid w:val="00DD0637"/>
    <w:rsid w:val="00DD0935"/>
    <w:rsid w:val="00DD1390"/>
    <w:rsid w:val="00DD24E1"/>
    <w:rsid w:val="00DD3B0C"/>
    <w:rsid w:val="00DD7564"/>
    <w:rsid w:val="00DE1ECD"/>
    <w:rsid w:val="00DE1F13"/>
    <w:rsid w:val="00DE38C8"/>
    <w:rsid w:val="00DE3F95"/>
    <w:rsid w:val="00DE407C"/>
    <w:rsid w:val="00DE6AE8"/>
    <w:rsid w:val="00DE6E4B"/>
    <w:rsid w:val="00DE70F1"/>
    <w:rsid w:val="00DF0255"/>
    <w:rsid w:val="00DF0EDF"/>
    <w:rsid w:val="00DF1046"/>
    <w:rsid w:val="00DF172D"/>
    <w:rsid w:val="00DF1CD9"/>
    <w:rsid w:val="00DF1F0D"/>
    <w:rsid w:val="00DF2554"/>
    <w:rsid w:val="00DF2CEC"/>
    <w:rsid w:val="00DF3173"/>
    <w:rsid w:val="00DF5230"/>
    <w:rsid w:val="00DF545E"/>
    <w:rsid w:val="00DF6136"/>
    <w:rsid w:val="00DF7E31"/>
    <w:rsid w:val="00E01D0B"/>
    <w:rsid w:val="00E022FD"/>
    <w:rsid w:val="00E05567"/>
    <w:rsid w:val="00E05C3F"/>
    <w:rsid w:val="00E06FC1"/>
    <w:rsid w:val="00E11554"/>
    <w:rsid w:val="00E12EEB"/>
    <w:rsid w:val="00E13337"/>
    <w:rsid w:val="00E140C3"/>
    <w:rsid w:val="00E14D05"/>
    <w:rsid w:val="00E15643"/>
    <w:rsid w:val="00E16D16"/>
    <w:rsid w:val="00E2096F"/>
    <w:rsid w:val="00E20A1E"/>
    <w:rsid w:val="00E20CE7"/>
    <w:rsid w:val="00E2179B"/>
    <w:rsid w:val="00E24C37"/>
    <w:rsid w:val="00E251C1"/>
    <w:rsid w:val="00E277AD"/>
    <w:rsid w:val="00E27B2D"/>
    <w:rsid w:val="00E344ED"/>
    <w:rsid w:val="00E352E5"/>
    <w:rsid w:val="00E42AF8"/>
    <w:rsid w:val="00E4345C"/>
    <w:rsid w:val="00E47AB0"/>
    <w:rsid w:val="00E47B2B"/>
    <w:rsid w:val="00E51D77"/>
    <w:rsid w:val="00E54957"/>
    <w:rsid w:val="00E562D1"/>
    <w:rsid w:val="00E56B79"/>
    <w:rsid w:val="00E6223A"/>
    <w:rsid w:val="00E630A6"/>
    <w:rsid w:val="00E63C79"/>
    <w:rsid w:val="00E6409E"/>
    <w:rsid w:val="00E65235"/>
    <w:rsid w:val="00E664A9"/>
    <w:rsid w:val="00E66F1F"/>
    <w:rsid w:val="00E712EC"/>
    <w:rsid w:val="00E71BA5"/>
    <w:rsid w:val="00E728B9"/>
    <w:rsid w:val="00E73A78"/>
    <w:rsid w:val="00E73DB8"/>
    <w:rsid w:val="00E74C4C"/>
    <w:rsid w:val="00E75344"/>
    <w:rsid w:val="00E76D05"/>
    <w:rsid w:val="00E76DDD"/>
    <w:rsid w:val="00E81004"/>
    <w:rsid w:val="00E8119C"/>
    <w:rsid w:val="00E81812"/>
    <w:rsid w:val="00E81D0B"/>
    <w:rsid w:val="00E824A8"/>
    <w:rsid w:val="00E82F6E"/>
    <w:rsid w:val="00E83AE8"/>
    <w:rsid w:val="00E840F0"/>
    <w:rsid w:val="00E87FCE"/>
    <w:rsid w:val="00E91E3B"/>
    <w:rsid w:val="00E9542D"/>
    <w:rsid w:val="00E95A93"/>
    <w:rsid w:val="00E95F62"/>
    <w:rsid w:val="00E9615C"/>
    <w:rsid w:val="00EA3272"/>
    <w:rsid w:val="00EA604B"/>
    <w:rsid w:val="00EA70F0"/>
    <w:rsid w:val="00EB3450"/>
    <w:rsid w:val="00EB3B68"/>
    <w:rsid w:val="00EB573E"/>
    <w:rsid w:val="00EB5FC1"/>
    <w:rsid w:val="00EB6668"/>
    <w:rsid w:val="00EB67CA"/>
    <w:rsid w:val="00EB77F2"/>
    <w:rsid w:val="00EB7FB5"/>
    <w:rsid w:val="00EC1082"/>
    <w:rsid w:val="00EC3552"/>
    <w:rsid w:val="00EC4640"/>
    <w:rsid w:val="00EC644A"/>
    <w:rsid w:val="00EC6A73"/>
    <w:rsid w:val="00EC73CE"/>
    <w:rsid w:val="00EC7AB9"/>
    <w:rsid w:val="00ED1E30"/>
    <w:rsid w:val="00ED22DA"/>
    <w:rsid w:val="00ED2C3C"/>
    <w:rsid w:val="00ED5EF2"/>
    <w:rsid w:val="00ED6F02"/>
    <w:rsid w:val="00ED7692"/>
    <w:rsid w:val="00ED7CC8"/>
    <w:rsid w:val="00EE0B6F"/>
    <w:rsid w:val="00EE0CE1"/>
    <w:rsid w:val="00EE1CBA"/>
    <w:rsid w:val="00EE1ED4"/>
    <w:rsid w:val="00EE38BD"/>
    <w:rsid w:val="00EE4530"/>
    <w:rsid w:val="00EE692D"/>
    <w:rsid w:val="00EE6C58"/>
    <w:rsid w:val="00EF139E"/>
    <w:rsid w:val="00EF26FF"/>
    <w:rsid w:val="00EF2CB4"/>
    <w:rsid w:val="00EF4BF5"/>
    <w:rsid w:val="00EF7534"/>
    <w:rsid w:val="00EF7E43"/>
    <w:rsid w:val="00F000E0"/>
    <w:rsid w:val="00F00207"/>
    <w:rsid w:val="00F002E7"/>
    <w:rsid w:val="00F016B7"/>
    <w:rsid w:val="00F01BC7"/>
    <w:rsid w:val="00F02EF5"/>
    <w:rsid w:val="00F031D4"/>
    <w:rsid w:val="00F058F0"/>
    <w:rsid w:val="00F05B90"/>
    <w:rsid w:val="00F06CC0"/>
    <w:rsid w:val="00F15561"/>
    <w:rsid w:val="00F1561B"/>
    <w:rsid w:val="00F15B2B"/>
    <w:rsid w:val="00F223DB"/>
    <w:rsid w:val="00F22917"/>
    <w:rsid w:val="00F23EE7"/>
    <w:rsid w:val="00F24C68"/>
    <w:rsid w:val="00F25371"/>
    <w:rsid w:val="00F26670"/>
    <w:rsid w:val="00F353E0"/>
    <w:rsid w:val="00F41BD6"/>
    <w:rsid w:val="00F43443"/>
    <w:rsid w:val="00F435CF"/>
    <w:rsid w:val="00F43AE2"/>
    <w:rsid w:val="00F454C4"/>
    <w:rsid w:val="00F46213"/>
    <w:rsid w:val="00F47425"/>
    <w:rsid w:val="00F50488"/>
    <w:rsid w:val="00F504B5"/>
    <w:rsid w:val="00F51857"/>
    <w:rsid w:val="00F51B53"/>
    <w:rsid w:val="00F51E8C"/>
    <w:rsid w:val="00F52015"/>
    <w:rsid w:val="00F5556D"/>
    <w:rsid w:val="00F56A3D"/>
    <w:rsid w:val="00F56AFD"/>
    <w:rsid w:val="00F61299"/>
    <w:rsid w:val="00F63788"/>
    <w:rsid w:val="00F6420F"/>
    <w:rsid w:val="00F65412"/>
    <w:rsid w:val="00F67050"/>
    <w:rsid w:val="00F7192D"/>
    <w:rsid w:val="00F71D98"/>
    <w:rsid w:val="00F743A0"/>
    <w:rsid w:val="00F760C7"/>
    <w:rsid w:val="00F772C4"/>
    <w:rsid w:val="00F77565"/>
    <w:rsid w:val="00F814E8"/>
    <w:rsid w:val="00F8192D"/>
    <w:rsid w:val="00F81DCD"/>
    <w:rsid w:val="00F8313A"/>
    <w:rsid w:val="00F83A07"/>
    <w:rsid w:val="00F84483"/>
    <w:rsid w:val="00F911BB"/>
    <w:rsid w:val="00F933E0"/>
    <w:rsid w:val="00F93811"/>
    <w:rsid w:val="00F94BAA"/>
    <w:rsid w:val="00F95457"/>
    <w:rsid w:val="00F95687"/>
    <w:rsid w:val="00FA3B93"/>
    <w:rsid w:val="00FA5028"/>
    <w:rsid w:val="00FA5BAC"/>
    <w:rsid w:val="00FA6B18"/>
    <w:rsid w:val="00FB0C1D"/>
    <w:rsid w:val="00FB2660"/>
    <w:rsid w:val="00FB2C73"/>
    <w:rsid w:val="00FB3217"/>
    <w:rsid w:val="00FB3626"/>
    <w:rsid w:val="00FB4D15"/>
    <w:rsid w:val="00FB6C7F"/>
    <w:rsid w:val="00FC05F0"/>
    <w:rsid w:val="00FC0697"/>
    <w:rsid w:val="00FC0F66"/>
    <w:rsid w:val="00FC2063"/>
    <w:rsid w:val="00FC23BF"/>
    <w:rsid w:val="00FC32D7"/>
    <w:rsid w:val="00FC4763"/>
    <w:rsid w:val="00FC7CB9"/>
    <w:rsid w:val="00FC7DF6"/>
    <w:rsid w:val="00FC7E1C"/>
    <w:rsid w:val="00FD2C54"/>
    <w:rsid w:val="00FD53C3"/>
    <w:rsid w:val="00FD624E"/>
    <w:rsid w:val="00FE2347"/>
    <w:rsid w:val="00FE2A4B"/>
    <w:rsid w:val="00FE366C"/>
    <w:rsid w:val="00FE3931"/>
    <w:rsid w:val="00FE74A2"/>
    <w:rsid w:val="00FE7581"/>
    <w:rsid w:val="00FE75B0"/>
    <w:rsid w:val="00FF00DF"/>
    <w:rsid w:val="00FF0B38"/>
    <w:rsid w:val="00FF1899"/>
    <w:rsid w:val="00FF2C0F"/>
    <w:rsid w:val="00FF3580"/>
    <w:rsid w:val="00FF3A1E"/>
    <w:rsid w:val="00FF3DC8"/>
    <w:rsid w:val="00FF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CF02A"/>
  <w15:docId w15:val="{82B36FC4-641F-BD44-8147-BBC5F7D6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Times New Roman" w:hAnsi="Century Gothic" w:cs="Times New Roman"/>
        <w:sz w:val="18"/>
        <w:szCs w:val="18"/>
        <w:lang w:val="en-US" w:eastAsia="en-US" w:bidi="ar-SA"/>
      </w:rPr>
    </w:rPrDefault>
    <w:pPrDefault>
      <w:pPr>
        <w:spacing w:after="200" w:line="360"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lsdException w:name="List 2" w:semiHidden="1" w:unhideWhenUsed="1"/>
    <w:lsdException w:name="List 3" w:semiHidden="1" w:unhideWhenUsed="1"/>
    <w:lsdException w:name="List Bullet 2" w:semiHidden="1" w:uiPriority="3"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004E"/>
  </w:style>
  <w:style w:type="paragraph" w:styleId="Heading1">
    <w:name w:val="heading 1"/>
    <w:basedOn w:val="Normal"/>
    <w:next w:val="Normal"/>
    <w:link w:val="Heading1Char"/>
    <w:semiHidden/>
    <w:qFormat/>
    <w:rsid w:val="002B255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197E8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7909A6"/>
    <w:pPr>
      <w:keepNext/>
      <w:spacing w:before="240" w:after="60" w:line="240" w:lineRule="auto"/>
      <w:outlineLvl w:val="3"/>
    </w:pPr>
    <w:rPr>
      <w:rFonts w:ascii="Times New Roman" w:hAnsi="Times New Roman"/>
      <w:b/>
      <w:bCs/>
      <w:sz w:val="28"/>
      <w:szCs w:val="28"/>
    </w:rPr>
  </w:style>
  <w:style w:type="paragraph" w:styleId="Heading8">
    <w:name w:val="heading 8"/>
    <w:basedOn w:val="Normal"/>
    <w:next w:val="Normal"/>
    <w:semiHidden/>
    <w:qFormat/>
    <w:rsid w:val="00E66F1F"/>
    <w:pPr>
      <w:numPr>
        <w:ilvl w:val="7"/>
        <w:numId w:val="20"/>
      </w:numPr>
      <w:spacing w:before="240" w:after="60"/>
      <w:outlineLvl w:val="7"/>
    </w:pPr>
    <w:rPr>
      <w:rFonts w:ascii="Times New Roman" w:hAnsi="Times New Roman"/>
      <w:i/>
      <w:iCs/>
      <w:sz w:val="24"/>
    </w:rPr>
  </w:style>
  <w:style w:type="paragraph" w:styleId="Heading9">
    <w:name w:val="heading 9"/>
    <w:basedOn w:val="Normal"/>
    <w:next w:val="Normal"/>
    <w:semiHidden/>
    <w:qFormat/>
    <w:rsid w:val="00E66F1F"/>
    <w:pPr>
      <w:numPr>
        <w:ilvl w:val="8"/>
        <w:numId w:val="20"/>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wLevel1HeadingAltQ">
    <w:name w:val="Bow_Level 1 Heading Alt+Q"/>
    <w:basedOn w:val="Normal"/>
    <w:link w:val="BowLevel1HeadingAltQChar"/>
    <w:rsid w:val="00870870"/>
    <w:pPr>
      <w:keepNext/>
      <w:numPr>
        <w:numId w:val="30"/>
      </w:numPr>
      <w:jc w:val="both"/>
      <w:outlineLvl w:val="0"/>
    </w:pPr>
    <w:rPr>
      <w:b/>
      <w:caps/>
    </w:rPr>
  </w:style>
  <w:style w:type="paragraph" w:customStyle="1" w:styleId="BowLevel2HeadingAltA">
    <w:name w:val="Bow_Level 2 Heading Alt+A"/>
    <w:basedOn w:val="Normal"/>
    <w:link w:val="BowLevel2HeadingAltAChar"/>
    <w:rsid w:val="00870870"/>
    <w:pPr>
      <w:numPr>
        <w:ilvl w:val="1"/>
        <w:numId w:val="30"/>
      </w:numPr>
      <w:jc w:val="both"/>
    </w:pPr>
    <w:rPr>
      <w:lang w:val="en-ZA"/>
    </w:rPr>
  </w:style>
  <w:style w:type="paragraph" w:customStyle="1" w:styleId="BowLevel3HeadingAltZ">
    <w:name w:val="Bow_Level 3 Heading Alt+Z"/>
    <w:basedOn w:val="Normal"/>
    <w:link w:val="BowLevel3HeadingAltZChar"/>
    <w:rsid w:val="00870870"/>
    <w:pPr>
      <w:numPr>
        <w:ilvl w:val="2"/>
        <w:numId w:val="30"/>
      </w:numPr>
      <w:jc w:val="both"/>
    </w:pPr>
  </w:style>
  <w:style w:type="paragraph" w:customStyle="1" w:styleId="BowLevel4HeadingAltX">
    <w:name w:val="Bow_Level 4 Heading Alt+X"/>
    <w:basedOn w:val="Normal"/>
    <w:rsid w:val="00870870"/>
    <w:pPr>
      <w:numPr>
        <w:ilvl w:val="3"/>
        <w:numId w:val="30"/>
      </w:numPr>
      <w:jc w:val="both"/>
    </w:pPr>
    <w:rPr>
      <w:lang w:val="en-ZA"/>
    </w:rPr>
  </w:style>
  <w:style w:type="paragraph" w:customStyle="1" w:styleId="BowLevel5HeadingAltC">
    <w:name w:val="Bow_Level 5 Heading Alt+C"/>
    <w:basedOn w:val="Normal"/>
    <w:rsid w:val="00870870"/>
    <w:pPr>
      <w:numPr>
        <w:ilvl w:val="4"/>
        <w:numId w:val="30"/>
      </w:numPr>
      <w:jc w:val="both"/>
    </w:pPr>
  </w:style>
  <w:style w:type="paragraph" w:customStyle="1" w:styleId="BowLevel6HeadingAltV">
    <w:name w:val="Bow_Level 6 Heading Alt+V"/>
    <w:basedOn w:val="Normal"/>
    <w:rsid w:val="00870870"/>
    <w:pPr>
      <w:numPr>
        <w:ilvl w:val="5"/>
        <w:numId w:val="30"/>
      </w:numPr>
      <w:jc w:val="both"/>
    </w:pPr>
  </w:style>
  <w:style w:type="paragraph" w:customStyle="1" w:styleId="BowIndentAlt">
    <w:name w:val="Bow_Indent Alt+`"/>
    <w:basedOn w:val="Normal"/>
    <w:link w:val="BowIndentAltChar"/>
    <w:rsid w:val="00870870"/>
    <w:pPr>
      <w:jc w:val="both"/>
    </w:pPr>
  </w:style>
  <w:style w:type="paragraph" w:customStyle="1" w:styleId="BowIndent1Alt1">
    <w:name w:val="Bow_Indent1 Alt+1"/>
    <w:basedOn w:val="Normal"/>
    <w:rsid w:val="00870870"/>
    <w:pPr>
      <w:ind w:left="567"/>
      <w:jc w:val="both"/>
    </w:pPr>
  </w:style>
  <w:style w:type="paragraph" w:customStyle="1" w:styleId="BowIndent2Alt2">
    <w:name w:val="Bow_Indent2 Alt+2"/>
    <w:basedOn w:val="Normal"/>
    <w:rsid w:val="00870870"/>
    <w:pPr>
      <w:ind w:left="851"/>
      <w:jc w:val="both"/>
    </w:pPr>
  </w:style>
  <w:style w:type="paragraph" w:customStyle="1" w:styleId="BowIndent3Alt3">
    <w:name w:val="Bow_Indent3 Alt+3"/>
    <w:basedOn w:val="Normal"/>
    <w:rsid w:val="00870870"/>
    <w:pPr>
      <w:ind w:left="1134"/>
      <w:jc w:val="both"/>
    </w:pPr>
  </w:style>
  <w:style w:type="paragraph" w:customStyle="1" w:styleId="BowIndent4Alt4">
    <w:name w:val="Bow_Indent4 Alt+4"/>
    <w:basedOn w:val="Normal"/>
    <w:rsid w:val="00870870"/>
    <w:pPr>
      <w:ind w:left="1418"/>
      <w:jc w:val="both"/>
    </w:pPr>
  </w:style>
  <w:style w:type="paragraph" w:customStyle="1" w:styleId="BowIndent5Alt5">
    <w:name w:val="Bow_Indent5 Alt+5"/>
    <w:basedOn w:val="Normal"/>
    <w:rsid w:val="00870870"/>
    <w:pPr>
      <w:ind w:left="1701"/>
      <w:jc w:val="both"/>
    </w:pPr>
  </w:style>
  <w:style w:type="paragraph" w:customStyle="1" w:styleId="BowIndent6Alt6">
    <w:name w:val="Bow_Indent6 Alt+6"/>
    <w:basedOn w:val="Normal"/>
    <w:rsid w:val="00870870"/>
    <w:pPr>
      <w:ind w:left="1985"/>
      <w:jc w:val="both"/>
    </w:pPr>
  </w:style>
  <w:style w:type="paragraph" w:customStyle="1" w:styleId="BowIndent7Alt7">
    <w:name w:val="Bow_Indent7 Alt+7"/>
    <w:basedOn w:val="Normal"/>
    <w:rsid w:val="00870870"/>
    <w:pPr>
      <w:ind w:left="2268"/>
      <w:jc w:val="both"/>
    </w:pPr>
  </w:style>
  <w:style w:type="paragraph" w:customStyle="1" w:styleId="BowAnnexHeading1AltShiftQ">
    <w:name w:val="Bow_AnnexHeading 1 Alt+Shift+Q"/>
    <w:basedOn w:val="Normal"/>
    <w:rsid w:val="00870870"/>
    <w:pPr>
      <w:keepNext/>
      <w:numPr>
        <w:numId w:val="20"/>
      </w:numPr>
      <w:jc w:val="both"/>
      <w:outlineLvl w:val="0"/>
    </w:pPr>
    <w:rPr>
      <w:b/>
      <w:lang w:val="en-ZA"/>
    </w:rPr>
  </w:style>
  <w:style w:type="paragraph" w:customStyle="1" w:styleId="BowAnnexHeading2AltShiftA">
    <w:name w:val="Bow_AnnexHeading 2 Alt+Shift+A"/>
    <w:basedOn w:val="Normal"/>
    <w:rsid w:val="00870870"/>
    <w:pPr>
      <w:keepNext/>
      <w:numPr>
        <w:ilvl w:val="1"/>
        <w:numId w:val="20"/>
      </w:numPr>
      <w:jc w:val="both"/>
      <w:outlineLvl w:val="1"/>
    </w:pPr>
    <w:rPr>
      <w:b/>
    </w:rPr>
  </w:style>
  <w:style w:type="paragraph" w:customStyle="1" w:styleId="BowAnnexHeading3AltShiftZ">
    <w:name w:val="Bow_AnnexHeading 3 Alt+Shift+Z"/>
    <w:basedOn w:val="Normal"/>
    <w:rsid w:val="00870870"/>
    <w:pPr>
      <w:keepNext/>
      <w:numPr>
        <w:ilvl w:val="2"/>
        <w:numId w:val="20"/>
      </w:numPr>
      <w:jc w:val="both"/>
      <w:outlineLvl w:val="2"/>
    </w:pPr>
    <w:rPr>
      <w:u w:val="single"/>
    </w:rPr>
  </w:style>
  <w:style w:type="paragraph" w:customStyle="1" w:styleId="BowAnnexHeading4AltShiftX">
    <w:name w:val="Bow_AnnexHeading 4 Alt+Shift+X"/>
    <w:basedOn w:val="Normal"/>
    <w:rsid w:val="00870870"/>
    <w:pPr>
      <w:keepNext/>
      <w:numPr>
        <w:ilvl w:val="3"/>
        <w:numId w:val="20"/>
      </w:numPr>
      <w:jc w:val="both"/>
      <w:outlineLvl w:val="3"/>
    </w:pPr>
    <w:rPr>
      <w:i/>
    </w:rPr>
  </w:style>
  <w:style w:type="paragraph" w:customStyle="1" w:styleId="BowAnnexHeading5AltShiftC">
    <w:name w:val="Bow_AnnexHeading 5 Alt+Shift+C"/>
    <w:basedOn w:val="Normal"/>
    <w:rsid w:val="00870870"/>
    <w:pPr>
      <w:keepNext/>
      <w:numPr>
        <w:ilvl w:val="4"/>
        <w:numId w:val="20"/>
      </w:numPr>
      <w:jc w:val="both"/>
      <w:outlineLvl w:val="4"/>
    </w:pPr>
    <w:rPr>
      <w:i/>
    </w:rPr>
  </w:style>
  <w:style w:type="paragraph" w:customStyle="1" w:styleId="BowAnnexHeading6AltShiftV">
    <w:name w:val="Bow_AnnexHeading 6 Alt+Shift+V"/>
    <w:basedOn w:val="Normal"/>
    <w:rsid w:val="00870870"/>
    <w:pPr>
      <w:keepNext/>
      <w:numPr>
        <w:ilvl w:val="5"/>
        <w:numId w:val="20"/>
      </w:numPr>
      <w:jc w:val="both"/>
      <w:outlineLvl w:val="5"/>
    </w:pPr>
    <w:rPr>
      <w:i/>
    </w:rPr>
  </w:style>
  <w:style w:type="paragraph" w:customStyle="1" w:styleId="BowAnnexHeading7AltShiftB">
    <w:name w:val="Bow_AnnexHeading 7 Alt+Shift+B"/>
    <w:basedOn w:val="Normal"/>
    <w:rsid w:val="00870870"/>
    <w:pPr>
      <w:keepNext/>
      <w:numPr>
        <w:ilvl w:val="6"/>
        <w:numId w:val="20"/>
      </w:numPr>
      <w:jc w:val="both"/>
      <w:outlineLvl w:val="6"/>
    </w:pPr>
    <w:rPr>
      <w:i/>
    </w:rPr>
  </w:style>
  <w:style w:type="paragraph" w:customStyle="1" w:styleId="BowAlphaLower1">
    <w:name w:val="Bow_Alpha Lower 1"/>
    <w:basedOn w:val="Normal"/>
    <w:qFormat/>
    <w:rsid w:val="00870870"/>
    <w:pPr>
      <w:numPr>
        <w:numId w:val="6"/>
      </w:numPr>
      <w:jc w:val="both"/>
    </w:pPr>
  </w:style>
  <w:style w:type="paragraph" w:customStyle="1" w:styleId="BowAlphaLower2">
    <w:name w:val="Bow_Alpha Lower 2"/>
    <w:basedOn w:val="Normal"/>
    <w:qFormat/>
    <w:rsid w:val="00870870"/>
    <w:pPr>
      <w:numPr>
        <w:numId w:val="7"/>
      </w:numPr>
      <w:jc w:val="both"/>
    </w:pPr>
  </w:style>
  <w:style w:type="paragraph" w:customStyle="1" w:styleId="BowAlphaLower3">
    <w:name w:val="Bow_Alpha Lower 3"/>
    <w:basedOn w:val="Normal"/>
    <w:qFormat/>
    <w:rsid w:val="00870870"/>
    <w:pPr>
      <w:numPr>
        <w:numId w:val="8"/>
      </w:numPr>
      <w:jc w:val="both"/>
    </w:pPr>
  </w:style>
  <w:style w:type="paragraph" w:customStyle="1" w:styleId="BowAlphaLower4">
    <w:name w:val="Bow_Alpha Lower 4"/>
    <w:basedOn w:val="Normal"/>
    <w:qFormat/>
    <w:rsid w:val="00870870"/>
    <w:pPr>
      <w:numPr>
        <w:numId w:val="9"/>
      </w:numPr>
      <w:jc w:val="both"/>
    </w:pPr>
  </w:style>
  <w:style w:type="paragraph" w:customStyle="1" w:styleId="BowAlphaLower5">
    <w:name w:val="Bow_Alpha Lower 5"/>
    <w:basedOn w:val="Normal"/>
    <w:qFormat/>
    <w:rsid w:val="00870870"/>
    <w:pPr>
      <w:numPr>
        <w:numId w:val="10"/>
      </w:numPr>
      <w:jc w:val="both"/>
    </w:pPr>
  </w:style>
  <w:style w:type="paragraph" w:customStyle="1" w:styleId="BowAlphaLower6">
    <w:name w:val="Bow_Alpha Lower 6"/>
    <w:basedOn w:val="Normal"/>
    <w:qFormat/>
    <w:rsid w:val="00870870"/>
    <w:pPr>
      <w:numPr>
        <w:numId w:val="11"/>
      </w:numPr>
      <w:jc w:val="both"/>
    </w:pPr>
  </w:style>
  <w:style w:type="paragraph" w:customStyle="1" w:styleId="BowAlphaLower7">
    <w:name w:val="Bow_Alpha Lower 7"/>
    <w:basedOn w:val="Normal"/>
    <w:qFormat/>
    <w:rsid w:val="00870870"/>
    <w:pPr>
      <w:numPr>
        <w:numId w:val="12"/>
      </w:numPr>
      <w:jc w:val="both"/>
    </w:pPr>
  </w:style>
  <w:style w:type="paragraph" w:styleId="FootnoteText">
    <w:name w:val="footnote text"/>
    <w:aliases w:val="Bow_Footnote Text"/>
    <w:basedOn w:val="Normal"/>
    <w:link w:val="FootnoteTextChar"/>
    <w:rsid w:val="009F011F"/>
    <w:pPr>
      <w:tabs>
        <w:tab w:val="left" w:pos="284"/>
      </w:tabs>
      <w:spacing w:after="60" w:line="240" w:lineRule="auto"/>
      <w:jc w:val="both"/>
    </w:pPr>
    <w:rPr>
      <w:sz w:val="14"/>
      <w:szCs w:val="20"/>
    </w:rPr>
  </w:style>
  <w:style w:type="paragraph" w:customStyle="1" w:styleId="BowBullet2">
    <w:name w:val="Bow_Bullet 2"/>
    <w:basedOn w:val="Normal"/>
    <w:qFormat/>
    <w:rsid w:val="00870870"/>
    <w:pPr>
      <w:numPr>
        <w:numId w:val="22"/>
      </w:numPr>
      <w:jc w:val="both"/>
    </w:pPr>
  </w:style>
  <w:style w:type="paragraph" w:customStyle="1" w:styleId="BowBullet7">
    <w:name w:val="Bow_Bullet 7"/>
    <w:basedOn w:val="Normal"/>
    <w:qFormat/>
    <w:rsid w:val="00870870"/>
    <w:pPr>
      <w:numPr>
        <w:numId w:val="27"/>
      </w:numPr>
      <w:contextualSpacing/>
      <w:jc w:val="both"/>
    </w:pPr>
  </w:style>
  <w:style w:type="paragraph" w:customStyle="1" w:styleId="BowBullet3">
    <w:name w:val="Bow_Bullet 3"/>
    <w:basedOn w:val="Normal"/>
    <w:qFormat/>
    <w:rsid w:val="00870870"/>
    <w:pPr>
      <w:numPr>
        <w:numId w:val="23"/>
      </w:numPr>
      <w:jc w:val="both"/>
    </w:pPr>
  </w:style>
  <w:style w:type="paragraph" w:customStyle="1" w:styleId="BowBulletListOrd1">
    <w:name w:val="Bow_BulletListOrd1"/>
    <w:basedOn w:val="Normal"/>
    <w:rsid w:val="00870870"/>
    <w:pPr>
      <w:numPr>
        <w:ilvl w:val="1"/>
        <w:numId w:val="28"/>
      </w:numPr>
      <w:jc w:val="both"/>
      <w:outlineLvl w:val="1"/>
    </w:pPr>
  </w:style>
  <w:style w:type="paragraph" w:customStyle="1" w:styleId="BowBullet4">
    <w:name w:val="Bow_Bullet 4"/>
    <w:basedOn w:val="Normal"/>
    <w:qFormat/>
    <w:rsid w:val="00870870"/>
    <w:pPr>
      <w:numPr>
        <w:numId w:val="24"/>
      </w:numPr>
      <w:jc w:val="both"/>
    </w:pPr>
  </w:style>
  <w:style w:type="paragraph" w:customStyle="1" w:styleId="BowBulletListOrd3">
    <w:name w:val="Bow_BulletListOrd3"/>
    <w:basedOn w:val="Normal"/>
    <w:rsid w:val="00870870"/>
    <w:pPr>
      <w:numPr>
        <w:ilvl w:val="3"/>
        <w:numId w:val="28"/>
      </w:numPr>
      <w:tabs>
        <w:tab w:val="clear" w:pos="2268"/>
        <w:tab w:val="num" w:pos="1701"/>
      </w:tabs>
      <w:jc w:val="both"/>
      <w:outlineLvl w:val="3"/>
    </w:pPr>
  </w:style>
  <w:style w:type="paragraph" w:customStyle="1" w:styleId="BowBullet5">
    <w:name w:val="Bow_Bullet 5"/>
    <w:basedOn w:val="Normal"/>
    <w:qFormat/>
    <w:rsid w:val="00870870"/>
    <w:pPr>
      <w:numPr>
        <w:numId w:val="25"/>
      </w:numPr>
      <w:jc w:val="both"/>
    </w:pPr>
  </w:style>
  <w:style w:type="paragraph" w:customStyle="1" w:styleId="BowBulletListOrd4">
    <w:name w:val="Bow_BulletListOrd4"/>
    <w:basedOn w:val="Normal"/>
    <w:semiHidden/>
    <w:rsid w:val="00B40636"/>
    <w:pPr>
      <w:jc w:val="both"/>
      <w:outlineLvl w:val="3"/>
    </w:pPr>
  </w:style>
  <w:style w:type="paragraph" w:customStyle="1" w:styleId="BowUnnumberedHeading1Bold10">
    <w:name w:val="Bow_Unnumbered Heading 1 Bold 10"/>
    <w:basedOn w:val="Normal"/>
    <w:next w:val="BowIndentAlt"/>
    <w:rsid w:val="00870870"/>
    <w:pPr>
      <w:keepNext/>
      <w:jc w:val="both"/>
    </w:pPr>
    <w:rPr>
      <w:b/>
      <w:sz w:val="20"/>
    </w:rPr>
  </w:style>
  <w:style w:type="paragraph" w:customStyle="1" w:styleId="BowUnnumberedHeading2NavyBlue10">
    <w:name w:val="Bow_Unnumbered Heading 2 Navy Blue 10"/>
    <w:basedOn w:val="Normal"/>
    <w:next w:val="BowIndentAlt"/>
    <w:rsid w:val="00377914"/>
    <w:pPr>
      <w:keepNext/>
    </w:pPr>
    <w:rPr>
      <w:b/>
      <w:color w:val="002854"/>
      <w:sz w:val="20"/>
    </w:rPr>
  </w:style>
  <w:style w:type="paragraph" w:customStyle="1" w:styleId="BowUnnumberedHeading3Copper10">
    <w:name w:val="Bow_Unnumbered Heading 3 Copper 10"/>
    <w:basedOn w:val="Normal"/>
    <w:next w:val="BowIndentAlt"/>
    <w:rsid w:val="00870870"/>
    <w:pPr>
      <w:keepNext/>
      <w:jc w:val="both"/>
    </w:pPr>
    <w:rPr>
      <w:b/>
      <w:color w:val="B5613F"/>
      <w:sz w:val="20"/>
    </w:rPr>
  </w:style>
  <w:style w:type="paragraph" w:customStyle="1" w:styleId="BowUnnumberedHeading4Underline10">
    <w:name w:val="Bow_Unnumbered Heading 4 Underline 10"/>
    <w:basedOn w:val="Normal"/>
    <w:next w:val="BowIndentAlt"/>
    <w:rsid w:val="00870870"/>
    <w:pPr>
      <w:keepNext/>
      <w:jc w:val="both"/>
    </w:pPr>
    <w:rPr>
      <w:sz w:val="20"/>
      <w:u w:val="single"/>
    </w:rPr>
  </w:style>
  <w:style w:type="paragraph" w:customStyle="1" w:styleId="BowPartHeading">
    <w:name w:val="Bow_Part Heading"/>
    <w:basedOn w:val="Normal"/>
    <w:next w:val="BowIndentAlt"/>
    <w:rsid w:val="00870870"/>
    <w:pPr>
      <w:numPr>
        <w:numId w:val="32"/>
      </w:numPr>
      <w:spacing w:before="240"/>
      <w:jc w:val="center"/>
    </w:pPr>
    <w:rPr>
      <w:b/>
      <w:caps/>
    </w:rPr>
  </w:style>
  <w:style w:type="paragraph" w:customStyle="1" w:styleId="BowTitleLeft">
    <w:name w:val="Bow_Title Left"/>
    <w:basedOn w:val="Normal"/>
    <w:next w:val="BowIndentAlt"/>
    <w:rsid w:val="00870870"/>
    <w:pPr>
      <w:keepNext/>
      <w:spacing w:before="240"/>
      <w:jc w:val="both"/>
    </w:pPr>
    <w:rPr>
      <w:b/>
      <w:caps/>
    </w:rPr>
  </w:style>
  <w:style w:type="paragraph" w:customStyle="1" w:styleId="BowTitleCenter">
    <w:name w:val="Bow_Title Center"/>
    <w:basedOn w:val="Normal"/>
    <w:next w:val="BowIndentAlt"/>
    <w:rsid w:val="00870870"/>
    <w:pPr>
      <w:keepNext/>
      <w:spacing w:before="240"/>
      <w:jc w:val="center"/>
    </w:pPr>
    <w:rPr>
      <w:b/>
      <w:caps/>
    </w:rPr>
  </w:style>
  <w:style w:type="paragraph" w:customStyle="1" w:styleId="BowTitleRight">
    <w:name w:val="Bow_Title Right"/>
    <w:basedOn w:val="Normal"/>
    <w:next w:val="BowIndentAlt"/>
    <w:rsid w:val="00870870"/>
    <w:pPr>
      <w:keepNext/>
      <w:spacing w:before="240"/>
      <w:jc w:val="right"/>
    </w:pPr>
    <w:rPr>
      <w:b/>
      <w:caps/>
    </w:rPr>
  </w:style>
  <w:style w:type="table" w:styleId="TableGrid">
    <w:name w:val="Table Grid"/>
    <w:basedOn w:val="TableNormal"/>
    <w:uiPriority w:val="39"/>
    <w:rsid w:val="00666169"/>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wIndentAltChar">
    <w:name w:val="Bow_Indent Alt+` Char"/>
    <w:basedOn w:val="DefaultParagraphFont"/>
    <w:link w:val="BowIndentAlt"/>
    <w:rsid w:val="00870870"/>
  </w:style>
  <w:style w:type="paragraph" w:styleId="BlockText">
    <w:name w:val="Block Text"/>
    <w:basedOn w:val="Normal"/>
    <w:semiHidden/>
    <w:rsid w:val="00277601"/>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002060"/>
    </w:rPr>
  </w:style>
  <w:style w:type="paragraph" w:styleId="BodyText">
    <w:name w:val="Body Text"/>
    <w:basedOn w:val="Normal"/>
    <w:link w:val="BodyTextChar"/>
    <w:semiHidden/>
    <w:rsid w:val="00277601"/>
    <w:pPr>
      <w:spacing w:after="120"/>
    </w:pPr>
  </w:style>
  <w:style w:type="character" w:customStyle="1" w:styleId="BodyTextChar">
    <w:name w:val="Body Text Char"/>
    <w:basedOn w:val="DefaultParagraphFont"/>
    <w:link w:val="BodyText"/>
    <w:semiHidden/>
    <w:rsid w:val="00277601"/>
  </w:style>
  <w:style w:type="table" w:styleId="ColorfulShading">
    <w:name w:val="Colorful Shading"/>
    <w:basedOn w:val="TableNormal"/>
    <w:uiPriority w:val="71"/>
    <w:rsid w:val="00277601"/>
    <w:pPr>
      <w:spacing w:after="0" w:line="240" w:lineRule="auto"/>
    </w:pPr>
    <w:tblPr>
      <w:tblStyleRowBandSize w:val="1"/>
      <w:tblStyleColBandSize w:val="1"/>
    </w:tblPr>
    <w:tcPr>
      <w:shd w:val="clear" w:color="auto" w:fill="002060"/>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ableSimple1">
    <w:name w:val="Table Simple 1"/>
    <w:aliases w:val="Bow_Table Simple 1"/>
    <w:basedOn w:val="TableSimple2"/>
    <w:rsid w:val="00277601"/>
    <w:tblPr>
      <w:tblBorders>
        <w:top w:val="single" w:sz="6" w:space="0" w:color="002060"/>
        <w:left w:val="single" w:sz="6" w:space="0" w:color="002060"/>
        <w:bottom w:val="single" w:sz="6" w:space="0" w:color="002060"/>
        <w:right w:val="single" w:sz="6" w:space="0" w:color="002060"/>
        <w:insideH w:val="single" w:sz="6" w:space="0" w:color="002060"/>
        <w:insideV w:val="single" w:sz="6" w:space="0" w:color="002060"/>
      </w:tblBorders>
    </w:tblPr>
    <w:tcPr>
      <w:shd w:val="clear" w:color="auto" w:fill="auto"/>
    </w:tcPr>
    <w:tblStylePr w:type="firstRow">
      <w:rPr>
        <w:b/>
        <w:bCs/>
      </w:rPr>
      <w:tblPr/>
      <w:tcPr>
        <w:tcBorders>
          <w:bottom w:val="single" w:sz="6" w:space="0" w:color="008000"/>
          <w:tl2br w:val="none" w:sz="0" w:space="0" w:color="auto"/>
          <w:tr2bl w:val="none" w:sz="0" w:space="0" w:color="auto"/>
        </w:tcBorders>
      </w:tcPr>
    </w:tblStylePr>
    <w:tblStylePr w:type="lastRow">
      <w:rPr>
        <w:b/>
        <w:bCs/>
        <w:color w:val="auto"/>
      </w:rPr>
      <w:tblPr/>
      <w:tcPr>
        <w:tcBorders>
          <w:top w:val="single" w:sz="6" w:space="0" w:color="008000"/>
          <w:tl2br w:val="none" w:sz="0" w:space="0" w:color="auto"/>
          <w:tr2bl w:val="none" w:sz="0" w:space="0" w:color="auto"/>
        </w:tcBorders>
      </w:tcPr>
    </w:tblStylePr>
    <w:tblStylePr w:type="firstCol">
      <w:rPr>
        <w:b w:val="0"/>
        <w:bCs/>
      </w:rPr>
      <w:tblPr/>
      <w:tcPr>
        <w:tcBorders>
          <w:top w:val="single" w:sz="6" w:space="0" w:color="002060"/>
          <w:left w:val="single" w:sz="6" w:space="0" w:color="002060"/>
          <w:bottom w:val="single" w:sz="6" w:space="0" w:color="002060"/>
          <w:right w:val="single" w:sz="6" w:space="0" w:color="002060"/>
          <w:insideH w:val="single" w:sz="6" w:space="0" w:color="002060"/>
          <w:insideV w:val="single" w:sz="6" w:space="0" w:color="002060"/>
          <w:tl2br w:val="none" w:sz="0" w:space="0" w:color="auto"/>
          <w:tr2bl w:val="none" w:sz="0" w:space="0" w:color="auto"/>
        </w:tcBorders>
        <w:shd w:val="clear" w:color="auto" w:fill="auto"/>
      </w:tcPr>
    </w:tblStylePr>
    <w:tblStylePr w:type="lastCol">
      <w:rPr>
        <w:b w:val="0"/>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NormalIndent">
    <w:name w:val="Normal Indent"/>
    <w:basedOn w:val="Normal"/>
    <w:link w:val="NormalIndentChar"/>
    <w:semiHidden/>
    <w:rsid w:val="00666169"/>
    <w:pPr>
      <w:spacing w:line="240" w:lineRule="auto"/>
      <w:ind w:left="720"/>
      <w:jc w:val="both"/>
    </w:pPr>
    <w:rPr>
      <w:szCs w:val="20"/>
    </w:rPr>
  </w:style>
  <w:style w:type="character" w:customStyle="1" w:styleId="NormalIndentChar">
    <w:name w:val="Normal Indent Char"/>
    <w:basedOn w:val="DefaultParagraphFont"/>
    <w:link w:val="NormalIndent"/>
    <w:semiHidden/>
    <w:rsid w:val="002B2553"/>
    <w:rPr>
      <w:szCs w:val="20"/>
    </w:rPr>
  </w:style>
  <w:style w:type="paragraph" w:styleId="Footer">
    <w:name w:val="footer"/>
    <w:basedOn w:val="Normal"/>
    <w:link w:val="FooterChar"/>
    <w:rsid w:val="00A04BA5"/>
    <w:pPr>
      <w:tabs>
        <w:tab w:val="center" w:pos="4513"/>
        <w:tab w:val="right" w:pos="9026"/>
      </w:tabs>
      <w:spacing w:after="0" w:line="240" w:lineRule="auto"/>
    </w:pPr>
    <w:rPr>
      <w:sz w:val="16"/>
    </w:rPr>
  </w:style>
  <w:style w:type="character" w:customStyle="1" w:styleId="FooterChar">
    <w:name w:val="Footer Char"/>
    <w:basedOn w:val="DefaultParagraphFont"/>
    <w:link w:val="Footer"/>
    <w:uiPriority w:val="99"/>
    <w:rsid w:val="000C7D51"/>
    <w:rPr>
      <w:sz w:val="16"/>
    </w:rPr>
  </w:style>
  <w:style w:type="paragraph" w:customStyle="1" w:styleId="BowNormalAltN">
    <w:name w:val="Bow_Normal Alt+N"/>
    <w:basedOn w:val="Normal"/>
    <w:link w:val="BowNormalAltNChar"/>
    <w:rsid w:val="00870870"/>
    <w:pPr>
      <w:spacing w:after="0"/>
      <w:jc w:val="both"/>
    </w:pPr>
  </w:style>
  <w:style w:type="paragraph" w:customStyle="1" w:styleId="TitleCentre">
    <w:name w:val="Title Centre"/>
    <w:basedOn w:val="Normal"/>
    <w:next w:val="BowNormalAltN"/>
    <w:semiHidden/>
    <w:rsid w:val="00666169"/>
    <w:pPr>
      <w:keepNext/>
      <w:spacing w:before="240" w:after="240"/>
      <w:jc w:val="center"/>
    </w:pPr>
    <w:rPr>
      <w:b/>
      <w:caps/>
      <w:sz w:val="24"/>
    </w:rPr>
  </w:style>
  <w:style w:type="character" w:customStyle="1" w:styleId="BowNormalAltNChar">
    <w:name w:val="Bow_Normal Alt+N Char"/>
    <w:basedOn w:val="DefaultParagraphFont"/>
    <w:link w:val="BowNormalAltN"/>
    <w:rsid w:val="00870870"/>
  </w:style>
  <w:style w:type="paragraph" w:styleId="ListBullet">
    <w:name w:val="List Bullet"/>
    <w:basedOn w:val="Normal"/>
    <w:uiPriority w:val="3"/>
    <w:semiHidden/>
    <w:rsid w:val="009F7BB8"/>
    <w:pPr>
      <w:numPr>
        <w:numId w:val="2"/>
      </w:numPr>
      <w:tabs>
        <w:tab w:val="clear" w:pos="360"/>
        <w:tab w:val="left" w:pos="720"/>
      </w:tabs>
      <w:spacing w:after="0"/>
      <w:ind w:left="720" w:hanging="720"/>
      <w:contextualSpacing/>
    </w:pPr>
    <w:rPr>
      <w:szCs w:val="22"/>
      <w:lang w:val="en-ZA" w:eastAsia="en-ZA"/>
    </w:rPr>
  </w:style>
  <w:style w:type="paragraph" w:styleId="TOC1">
    <w:name w:val="toc 1"/>
    <w:aliases w:val="Bow_TOC 1"/>
    <w:basedOn w:val="Normal"/>
    <w:next w:val="Normal"/>
    <w:autoRedefine/>
    <w:uiPriority w:val="39"/>
    <w:rsid w:val="0020329B"/>
    <w:pPr>
      <w:tabs>
        <w:tab w:val="left" w:pos="567"/>
        <w:tab w:val="right" w:leader="dot" w:pos="9639"/>
      </w:tabs>
      <w:spacing w:after="0" w:line="240" w:lineRule="auto"/>
      <w:ind w:left="567" w:hanging="567"/>
    </w:pPr>
    <w:rPr>
      <w:b/>
      <w:bCs/>
      <w:caps/>
      <w:noProof/>
      <w:szCs w:val="20"/>
    </w:rPr>
  </w:style>
  <w:style w:type="character" w:customStyle="1" w:styleId="Heading1Char">
    <w:name w:val="Heading 1 Char"/>
    <w:basedOn w:val="DefaultParagraphFont"/>
    <w:link w:val="Heading1"/>
    <w:semiHidden/>
    <w:rsid w:val="002B2553"/>
    <w:rPr>
      <w:rFonts w:asciiTheme="majorHAnsi" w:eastAsiaTheme="majorEastAsia" w:hAnsiTheme="majorHAnsi" w:cstheme="majorBidi"/>
      <w:b/>
      <w:bCs/>
      <w:color w:val="365F91" w:themeColor="accent1" w:themeShade="BF"/>
      <w:sz w:val="28"/>
      <w:szCs w:val="28"/>
    </w:rPr>
  </w:style>
  <w:style w:type="paragraph" w:customStyle="1" w:styleId="BowBullet6">
    <w:name w:val="Bow_Bullet 6"/>
    <w:basedOn w:val="Normal"/>
    <w:qFormat/>
    <w:rsid w:val="00870870"/>
    <w:pPr>
      <w:numPr>
        <w:numId w:val="26"/>
      </w:numPr>
      <w:jc w:val="both"/>
    </w:pPr>
  </w:style>
  <w:style w:type="paragraph" w:styleId="ListBullet2">
    <w:name w:val="List Bullet 2"/>
    <w:basedOn w:val="Normal"/>
    <w:uiPriority w:val="3"/>
    <w:semiHidden/>
    <w:rsid w:val="00F51E8C"/>
    <w:pPr>
      <w:numPr>
        <w:numId w:val="3"/>
      </w:numPr>
      <w:spacing w:after="0" w:line="240" w:lineRule="auto"/>
      <w:contextualSpacing/>
    </w:pPr>
    <w:rPr>
      <w:rFonts w:ascii="Book Antiqua" w:hAnsi="Book Antiqua"/>
      <w:sz w:val="20"/>
      <w:szCs w:val="22"/>
      <w:lang w:val="en-ZA" w:eastAsia="en-ZA"/>
    </w:rPr>
  </w:style>
  <w:style w:type="paragraph" w:customStyle="1" w:styleId="BowLevel7HeadingAltB">
    <w:name w:val="Bow_Level 7 Heading Alt+B"/>
    <w:basedOn w:val="Normal"/>
    <w:rsid w:val="00870870"/>
    <w:pPr>
      <w:numPr>
        <w:ilvl w:val="6"/>
        <w:numId w:val="30"/>
      </w:numPr>
      <w:jc w:val="both"/>
    </w:pPr>
  </w:style>
  <w:style w:type="paragraph" w:customStyle="1" w:styleId="BowRomanListBig1">
    <w:name w:val="Bow_Roman List Big 1"/>
    <w:basedOn w:val="Normal"/>
    <w:qFormat/>
    <w:rsid w:val="00870870"/>
    <w:pPr>
      <w:numPr>
        <w:numId w:val="36"/>
      </w:numPr>
      <w:jc w:val="both"/>
    </w:pPr>
  </w:style>
  <w:style w:type="paragraph" w:customStyle="1" w:styleId="BowRomanListBig2">
    <w:name w:val="Bow_Roman List Big 2"/>
    <w:basedOn w:val="Normal"/>
    <w:qFormat/>
    <w:rsid w:val="00870870"/>
    <w:pPr>
      <w:numPr>
        <w:numId w:val="37"/>
      </w:numPr>
      <w:jc w:val="both"/>
    </w:pPr>
  </w:style>
  <w:style w:type="paragraph" w:customStyle="1" w:styleId="BowRomanListBig3">
    <w:name w:val="Bow_Roman List Big 3"/>
    <w:basedOn w:val="Normal"/>
    <w:qFormat/>
    <w:rsid w:val="00870870"/>
    <w:pPr>
      <w:numPr>
        <w:numId w:val="38"/>
      </w:numPr>
      <w:jc w:val="both"/>
    </w:pPr>
  </w:style>
  <w:style w:type="paragraph" w:customStyle="1" w:styleId="BowRomanListBig4">
    <w:name w:val="Bow_Roman List Big 4"/>
    <w:basedOn w:val="Normal"/>
    <w:qFormat/>
    <w:rsid w:val="00870870"/>
    <w:pPr>
      <w:numPr>
        <w:numId w:val="39"/>
      </w:numPr>
      <w:jc w:val="both"/>
    </w:pPr>
  </w:style>
  <w:style w:type="paragraph" w:customStyle="1" w:styleId="BowRomanListBig5">
    <w:name w:val="Bow_Roman List Big 5"/>
    <w:basedOn w:val="Normal"/>
    <w:qFormat/>
    <w:rsid w:val="00870870"/>
    <w:pPr>
      <w:numPr>
        <w:numId w:val="40"/>
      </w:numPr>
      <w:jc w:val="both"/>
    </w:pPr>
  </w:style>
  <w:style w:type="paragraph" w:customStyle="1" w:styleId="BowRomanListBig6">
    <w:name w:val="Bow_Roman List Big 6"/>
    <w:basedOn w:val="Normal"/>
    <w:qFormat/>
    <w:rsid w:val="00870870"/>
    <w:pPr>
      <w:numPr>
        <w:numId w:val="41"/>
      </w:numPr>
      <w:jc w:val="both"/>
    </w:pPr>
  </w:style>
  <w:style w:type="paragraph" w:customStyle="1" w:styleId="BowRomanListBig7">
    <w:name w:val="Bow_Roman List Big 7"/>
    <w:basedOn w:val="Normal"/>
    <w:qFormat/>
    <w:rsid w:val="00870870"/>
    <w:pPr>
      <w:numPr>
        <w:numId w:val="42"/>
      </w:numPr>
      <w:jc w:val="both"/>
    </w:pPr>
  </w:style>
  <w:style w:type="character" w:customStyle="1" w:styleId="FootnoteTextChar">
    <w:name w:val="Footnote Text Char"/>
    <w:aliases w:val="Bow_Footnote Text Char"/>
    <w:basedOn w:val="DefaultParagraphFont"/>
    <w:link w:val="FootnoteText"/>
    <w:rsid w:val="009F011F"/>
    <w:rPr>
      <w:sz w:val="14"/>
      <w:szCs w:val="20"/>
    </w:rPr>
  </w:style>
  <w:style w:type="character" w:styleId="FootnoteReference">
    <w:name w:val="footnote reference"/>
    <w:aliases w:val="Bow_Footnote Reference"/>
    <w:basedOn w:val="FootnoteTextChar"/>
    <w:rsid w:val="00577216"/>
    <w:rPr>
      <w:rFonts w:ascii="Century Gothic" w:hAnsi="Century Gothic"/>
      <w:sz w:val="12"/>
      <w:szCs w:val="20"/>
      <w:vertAlign w:val="superscript"/>
    </w:rPr>
  </w:style>
  <w:style w:type="paragraph" w:styleId="EndnoteText">
    <w:name w:val="endnote text"/>
    <w:aliases w:val="Bow_Endnote Text"/>
    <w:basedOn w:val="Normal"/>
    <w:link w:val="EndnoteTextChar"/>
    <w:uiPriority w:val="99"/>
    <w:rsid w:val="004E3FF1"/>
    <w:pPr>
      <w:tabs>
        <w:tab w:val="left" w:pos="284"/>
      </w:tabs>
      <w:spacing w:after="40" w:line="240" w:lineRule="auto"/>
      <w:ind w:left="284"/>
      <w:jc w:val="both"/>
    </w:pPr>
    <w:rPr>
      <w:sz w:val="14"/>
      <w:szCs w:val="20"/>
    </w:rPr>
  </w:style>
  <w:style w:type="character" w:customStyle="1" w:styleId="EndnoteTextChar">
    <w:name w:val="Endnote Text Char"/>
    <w:aliases w:val="Bow_Endnote Text Char"/>
    <w:basedOn w:val="DefaultParagraphFont"/>
    <w:link w:val="EndnoteText"/>
    <w:uiPriority w:val="99"/>
    <w:rsid w:val="004E3FF1"/>
    <w:rPr>
      <w:sz w:val="14"/>
      <w:szCs w:val="20"/>
    </w:rPr>
  </w:style>
  <w:style w:type="character" w:styleId="EndnoteReference">
    <w:name w:val="endnote reference"/>
    <w:aliases w:val="Bow_Endnote Reference"/>
    <w:basedOn w:val="EndnoteTextChar"/>
    <w:uiPriority w:val="99"/>
    <w:rsid w:val="00577216"/>
    <w:rPr>
      <w:rFonts w:ascii="Century Gothic" w:hAnsi="Century Gothic"/>
      <w:sz w:val="12"/>
      <w:szCs w:val="20"/>
      <w:vertAlign w:val="superscript"/>
    </w:rPr>
  </w:style>
  <w:style w:type="paragraph" w:customStyle="1" w:styleId="BowAlphaUpper1">
    <w:name w:val="Bow_Alpha Upper 1"/>
    <w:basedOn w:val="Normal"/>
    <w:qFormat/>
    <w:rsid w:val="00870870"/>
    <w:pPr>
      <w:numPr>
        <w:numId w:val="13"/>
      </w:numPr>
      <w:jc w:val="both"/>
    </w:pPr>
    <w:rPr>
      <w:lang w:val="en-ZA"/>
    </w:rPr>
  </w:style>
  <w:style w:type="paragraph" w:customStyle="1" w:styleId="BowAlphaUpper2">
    <w:name w:val="Bow_Alpha Upper 2"/>
    <w:basedOn w:val="Normal"/>
    <w:qFormat/>
    <w:rsid w:val="00870870"/>
    <w:pPr>
      <w:numPr>
        <w:numId w:val="14"/>
      </w:numPr>
      <w:jc w:val="both"/>
    </w:pPr>
  </w:style>
  <w:style w:type="paragraph" w:customStyle="1" w:styleId="BowAlphaUpper3">
    <w:name w:val="Bow_Alpha Upper 3"/>
    <w:basedOn w:val="Normal"/>
    <w:qFormat/>
    <w:rsid w:val="00870870"/>
    <w:pPr>
      <w:numPr>
        <w:numId w:val="15"/>
      </w:numPr>
      <w:jc w:val="both"/>
    </w:pPr>
  </w:style>
  <w:style w:type="paragraph" w:customStyle="1" w:styleId="BowAlphaUpper4">
    <w:name w:val="Bow_Alpha Upper 4"/>
    <w:basedOn w:val="Normal"/>
    <w:qFormat/>
    <w:rsid w:val="00870870"/>
    <w:pPr>
      <w:numPr>
        <w:numId w:val="16"/>
      </w:numPr>
      <w:jc w:val="both"/>
    </w:pPr>
  </w:style>
  <w:style w:type="paragraph" w:customStyle="1" w:styleId="BowAlphaUpper5">
    <w:name w:val="Bow_Alpha Upper 5"/>
    <w:basedOn w:val="Normal"/>
    <w:qFormat/>
    <w:rsid w:val="00870870"/>
    <w:pPr>
      <w:numPr>
        <w:numId w:val="17"/>
      </w:numPr>
      <w:jc w:val="both"/>
    </w:pPr>
  </w:style>
  <w:style w:type="paragraph" w:customStyle="1" w:styleId="BowAlphaUpper6">
    <w:name w:val="Bow_Alpha Upper 6"/>
    <w:basedOn w:val="Normal"/>
    <w:qFormat/>
    <w:rsid w:val="00870870"/>
    <w:pPr>
      <w:numPr>
        <w:numId w:val="18"/>
      </w:numPr>
      <w:jc w:val="both"/>
    </w:pPr>
  </w:style>
  <w:style w:type="paragraph" w:customStyle="1" w:styleId="BowAlphaUpper7">
    <w:name w:val="Bow_Alpha Upper 7"/>
    <w:basedOn w:val="Normal"/>
    <w:qFormat/>
    <w:rsid w:val="00870870"/>
    <w:pPr>
      <w:numPr>
        <w:numId w:val="19"/>
      </w:numPr>
      <w:jc w:val="both"/>
    </w:pPr>
  </w:style>
  <w:style w:type="paragraph" w:customStyle="1" w:styleId="BowBullet1">
    <w:name w:val="Bow_Bullet 1"/>
    <w:basedOn w:val="Normal"/>
    <w:qFormat/>
    <w:rsid w:val="00870870"/>
    <w:pPr>
      <w:numPr>
        <w:numId w:val="21"/>
      </w:numPr>
      <w:jc w:val="both"/>
    </w:pPr>
  </w:style>
  <w:style w:type="paragraph" w:styleId="List">
    <w:name w:val="List"/>
    <w:basedOn w:val="Normal"/>
    <w:semiHidden/>
    <w:rsid w:val="002C59D0"/>
    <w:pPr>
      <w:ind w:left="283" w:hanging="283"/>
      <w:contextualSpacing/>
    </w:pPr>
  </w:style>
  <w:style w:type="paragraph" w:styleId="List2">
    <w:name w:val="List 2"/>
    <w:basedOn w:val="Normal"/>
    <w:semiHidden/>
    <w:rsid w:val="002C59D0"/>
    <w:pPr>
      <w:ind w:left="566" w:hanging="283"/>
      <w:contextualSpacing/>
    </w:pPr>
  </w:style>
  <w:style w:type="paragraph" w:styleId="List3">
    <w:name w:val="List 3"/>
    <w:basedOn w:val="Normal"/>
    <w:semiHidden/>
    <w:rsid w:val="002C59D0"/>
    <w:pPr>
      <w:ind w:left="849" w:hanging="283"/>
      <w:contextualSpacing/>
    </w:pPr>
  </w:style>
  <w:style w:type="paragraph" w:styleId="List4">
    <w:name w:val="List 4"/>
    <w:basedOn w:val="Normal"/>
    <w:semiHidden/>
    <w:rsid w:val="002C59D0"/>
    <w:pPr>
      <w:ind w:left="1132" w:hanging="283"/>
      <w:contextualSpacing/>
    </w:pPr>
  </w:style>
  <w:style w:type="paragraph" w:styleId="List5">
    <w:name w:val="List 5"/>
    <w:basedOn w:val="Normal"/>
    <w:semiHidden/>
    <w:rsid w:val="002C59D0"/>
    <w:pPr>
      <w:ind w:left="1415" w:hanging="283"/>
      <w:contextualSpacing/>
    </w:pPr>
  </w:style>
  <w:style w:type="paragraph" w:customStyle="1" w:styleId="BowRomanListSmall1">
    <w:name w:val="Bow_Roman List Small_1"/>
    <w:basedOn w:val="Normal"/>
    <w:qFormat/>
    <w:rsid w:val="00870870"/>
    <w:pPr>
      <w:numPr>
        <w:numId w:val="43"/>
      </w:numPr>
      <w:jc w:val="both"/>
    </w:pPr>
  </w:style>
  <w:style w:type="paragraph" w:customStyle="1" w:styleId="BowRomanListSmall2">
    <w:name w:val="Bow_Roman List Small_2"/>
    <w:basedOn w:val="Normal"/>
    <w:qFormat/>
    <w:rsid w:val="00870870"/>
    <w:pPr>
      <w:numPr>
        <w:numId w:val="44"/>
      </w:numPr>
      <w:jc w:val="both"/>
    </w:pPr>
  </w:style>
  <w:style w:type="paragraph" w:customStyle="1" w:styleId="BowRomanListSmall3">
    <w:name w:val="Bow_Roman List Small_3"/>
    <w:basedOn w:val="Normal"/>
    <w:qFormat/>
    <w:rsid w:val="00870870"/>
    <w:pPr>
      <w:numPr>
        <w:numId w:val="45"/>
      </w:numPr>
      <w:jc w:val="both"/>
    </w:pPr>
  </w:style>
  <w:style w:type="paragraph" w:customStyle="1" w:styleId="BowRomanListSmall4">
    <w:name w:val="Bow_Roman List Small_4"/>
    <w:basedOn w:val="Normal"/>
    <w:qFormat/>
    <w:rsid w:val="00870870"/>
    <w:pPr>
      <w:numPr>
        <w:numId w:val="46"/>
      </w:numPr>
      <w:jc w:val="both"/>
    </w:pPr>
  </w:style>
  <w:style w:type="paragraph" w:customStyle="1" w:styleId="BowRomanListSmall5">
    <w:name w:val="Bow_Roman List Small_5"/>
    <w:basedOn w:val="Normal"/>
    <w:qFormat/>
    <w:rsid w:val="00870870"/>
    <w:pPr>
      <w:numPr>
        <w:numId w:val="47"/>
      </w:numPr>
      <w:jc w:val="both"/>
    </w:pPr>
  </w:style>
  <w:style w:type="paragraph" w:customStyle="1" w:styleId="BowRomanListSmall6">
    <w:name w:val="Bow_Roman List Small_6"/>
    <w:basedOn w:val="Normal"/>
    <w:qFormat/>
    <w:rsid w:val="00870870"/>
    <w:pPr>
      <w:numPr>
        <w:numId w:val="48"/>
      </w:numPr>
      <w:jc w:val="both"/>
    </w:pPr>
  </w:style>
  <w:style w:type="paragraph" w:customStyle="1" w:styleId="BowRomanListSmall7">
    <w:name w:val="Bow_Roman List Small_7"/>
    <w:basedOn w:val="Normal"/>
    <w:qFormat/>
    <w:rsid w:val="00870870"/>
    <w:pPr>
      <w:numPr>
        <w:numId w:val="49"/>
      </w:numPr>
      <w:jc w:val="both"/>
    </w:pPr>
  </w:style>
  <w:style w:type="paragraph" w:customStyle="1" w:styleId="BowUnnumberedHeading5Bold9">
    <w:name w:val="Bow_Unnumbered Heading 5 Bold 9"/>
    <w:basedOn w:val="Normal"/>
    <w:qFormat/>
    <w:rsid w:val="00870870"/>
    <w:pPr>
      <w:keepNext/>
      <w:jc w:val="both"/>
    </w:pPr>
    <w:rPr>
      <w:b/>
    </w:rPr>
  </w:style>
  <w:style w:type="paragraph" w:customStyle="1" w:styleId="BowUnnumberedHeading6Italics9">
    <w:name w:val="Bow_Unnumbered Heading 6 Italics 9"/>
    <w:basedOn w:val="Normal"/>
    <w:qFormat/>
    <w:rsid w:val="00870870"/>
    <w:pPr>
      <w:keepNext/>
      <w:jc w:val="both"/>
    </w:pPr>
    <w:rPr>
      <w:i/>
    </w:rPr>
  </w:style>
  <w:style w:type="paragraph" w:customStyle="1" w:styleId="BowUnnumberedHeading7Underline9">
    <w:name w:val="Bow_Unnumbered Heading 7 Underline 9"/>
    <w:basedOn w:val="Normal"/>
    <w:qFormat/>
    <w:rsid w:val="00870870"/>
    <w:pPr>
      <w:keepNext/>
      <w:jc w:val="both"/>
    </w:pPr>
    <w:rPr>
      <w:u w:val="single"/>
    </w:rPr>
  </w:style>
  <w:style w:type="paragraph" w:customStyle="1" w:styleId="BowRecitalBracketsNumber">
    <w:name w:val="Bow_Recital Brackets Number"/>
    <w:basedOn w:val="BowRomanListBig1"/>
    <w:qFormat/>
    <w:rsid w:val="00870870"/>
    <w:pPr>
      <w:numPr>
        <w:numId w:val="35"/>
      </w:numPr>
    </w:pPr>
  </w:style>
  <w:style w:type="paragraph" w:customStyle="1" w:styleId="BowRecitalBracketsAlpha">
    <w:name w:val="Bow_Recital Brackets Alpha"/>
    <w:basedOn w:val="BowAlphaUpper1"/>
    <w:qFormat/>
    <w:rsid w:val="00870870"/>
    <w:pPr>
      <w:numPr>
        <w:numId w:val="33"/>
      </w:numPr>
      <w:tabs>
        <w:tab w:val="clear" w:pos="851"/>
        <w:tab w:val="left" w:pos="567"/>
      </w:tabs>
    </w:pPr>
  </w:style>
  <w:style w:type="paragraph" w:customStyle="1" w:styleId="BowAnnexList1AltShiftL">
    <w:name w:val="Bow_AnnexList 1 Alt+Shift+L"/>
    <w:basedOn w:val="Normal"/>
    <w:qFormat/>
    <w:rsid w:val="00870870"/>
    <w:pPr>
      <w:numPr>
        <w:numId w:val="29"/>
      </w:numPr>
      <w:jc w:val="both"/>
    </w:pPr>
  </w:style>
  <w:style w:type="paragraph" w:customStyle="1" w:styleId="BowAnnexList2AltShiftK">
    <w:name w:val="Bow_AnnexList 2 Alt+Shift+K"/>
    <w:basedOn w:val="BowAnnexList1AltShiftL"/>
    <w:qFormat/>
    <w:rsid w:val="00870870"/>
    <w:pPr>
      <w:numPr>
        <w:ilvl w:val="1"/>
      </w:numPr>
    </w:pPr>
  </w:style>
  <w:style w:type="paragraph" w:customStyle="1" w:styleId="BowAnnexList3AltShiftJ">
    <w:name w:val="Bow_AnnexList 3 Alt+Shift+J"/>
    <w:basedOn w:val="BowAnnexList2AltShiftK"/>
    <w:qFormat/>
    <w:rsid w:val="00870870"/>
    <w:pPr>
      <w:numPr>
        <w:ilvl w:val="2"/>
      </w:numPr>
    </w:pPr>
  </w:style>
  <w:style w:type="paragraph" w:customStyle="1" w:styleId="BowAnnexList4AltShiftH">
    <w:name w:val="Bow_AnnexList 4 Alt+Shift+H"/>
    <w:basedOn w:val="BowAnnexList3AltShiftJ"/>
    <w:qFormat/>
    <w:rsid w:val="00870870"/>
    <w:pPr>
      <w:numPr>
        <w:ilvl w:val="3"/>
      </w:numPr>
    </w:pPr>
  </w:style>
  <w:style w:type="paragraph" w:customStyle="1" w:styleId="BowAnnexList5AltShiftG">
    <w:name w:val="Bow_AnnexList 5 Alt+Shift+G"/>
    <w:basedOn w:val="BalloonText"/>
    <w:qFormat/>
    <w:rsid w:val="00870870"/>
    <w:pPr>
      <w:numPr>
        <w:ilvl w:val="4"/>
        <w:numId w:val="29"/>
      </w:numPr>
      <w:spacing w:after="200" w:line="360" w:lineRule="auto"/>
      <w:jc w:val="both"/>
    </w:pPr>
    <w:rPr>
      <w:sz w:val="18"/>
    </w:rPr>
  </w:style>
  <w:style w:type="paragraph" w:customStyle="1" w:styleId="BowAnnexList6AltShiftF">
    <w:name w:val="Bow_AnnexList 6 Alt+Shift+F"/>
    <w:basedOn w:val="BowAnnexList5AltShiftG"/>
    <w:qFormat/>
    <w:rsid w:val="00870870"/>
    <w:pPr>
      <w:numPr>
        <w:ilvl w:val="5"/>
      </w:numPr>
    </w:pPr>
  </w:style>
  <w:style w:type="paragraph" w:customStyle="1" w:styleId="BowAnnexList7AltShiftD">
    <w:name w:val="Bow_AnnexList 7Alt+Shift+D"/>
    <w:basedOn w:val="BowAnnexList6AltShiftF"/>
    <w:qFormat/>
    <w:rsid w:val="00870870"/>
    <w:pPr>
      <w:numPr>
        <w:ilvl w:val="6"/>
      </w:numPr>
    </w:pPr>
  </w:style>
  <w:style w:type="table" w:customStyle="1" w:styleId="BLTable">
    <w:name w:val="BL Table"/>
    <w:basedOn w:val="TableNormal"/>
    <w:uiPriority w:val="99"/>
    <w:rsid w:val="00265D3B"/>
    <w:pPr>
      <w:spacing w:after="0" w:line="240" w:lineRule="auto"/>
    </w:pPr>
    <w:tblPr>
      <w:tblBorders>
        <w:top w:val="single" w:sz="12" w:space="0" w:color="002855"/>
        <w:left w:val="single" w:sz="12" w:space="0" w:color="002855"/>
        <w:bottom w:val="single" w:sz="12" w:space="0" w:color="002855"/>
        <w:right w:val="single" w:sz="12" w:space="0" w:color="002855"/>
        <w:insideH w:val="single" w:sz="12" w:space="0" w:color="002855"/>
        <w:insideV w:val="single" w:sz="12" w:space="0" w:color="002855"/>
      </w:tblBorders>
    </w:tblPr>
    <w:tcPr>
      <w:shd w:val="clear" w:color="auto" w:fill="auto"/>
    </w:tcPr>
    <w:tblStylePr w:type="firstRow">
      <w:rPr>
        <w:b/>
      </w:rPr>
    </w:tblStylePr>
  </w:style>
  <w:style w:type="character" w:customStyle="1" w:styleId="Heading2Char">
    <w:name w:val="Heading 2 Char"/>
    <w:basedOn w:val="DefaultParagraphFont"/>
    <w:link w:val="Heading2"/>
    <w:semiHidden/>
    <w:rsid w:val="00197E89"/>
    <w:rPr>
      <w:rFonts w:asciiTheme="majorHAnsi" w:eastAsiaTheme="majorEastAsia" w:hAnsiTheme="majorHAnsi" w:cstheme="majorBidi"/>
      <w:b/>
      <w:bCs/>
      <w:color w:val="4F81BD" w:themeColor="accent1"/>
      <w:sz w:val="26"/>
      <w:szCs w:val="26"/>
    </w:rPr>
  </w:style>
  <w:style w:type="paragraph" w:styleId="TOC2">
    <w:name w:val="toc 2"/>
    <w:aliases w:val="Bow_TOC 2"/>
    <w:basedOn w:val="Normal"/>
    <w:next w:val="Normal"/>
    <w:autoRedefine/>
    <w:uiPriority w:val="39"/>
    <w:rsid w:val="00277601"/>
    <w:pPr>
      <w:tabs>
        <w:tab w:val="left" w:pos="567"/>
        <w:tab w:val="right" w:leader="dot" w:pos="9639"/>
      </w:tabs>
      <w:spacing w:after="0" w:line="240" w:lineRule="auto"/>
      <w:ind w:left="851" w:hanging="851"/>
    </w:pPr>
  </w:style>
  <w:style w:type="character" w:styleId="Hyperlink">
    <w:name w:val="Hyperlink"/>
    <w:basedOn w:val="DefaultParagraphFont"/>
    <w:uiPriority w:val="99"/>
    <w:unhideWhenUsed/>
    <w:rsid w:val="00197E89"/>
    <w:rPr>
      <w:color w:val="0000FF" w:themeColor="hyperlink"/>
      <w:u w:val="single"/>
    </w:rPr>
  </w:style>
  <w:style w:type="paragraph" w:styleId="BalloonText">
    <w:name w:val="Balloon Text"/>
    <w:basedOn w:val="Normal"/>
    <w:link w:val="BalloonTextChar"/>
    <w:semiHidden/>
    <w:rsid w:val="00277601"/>
    <w:pPr>
      <w:spacing w:after="0" w:line="240" w:lineRule="auto"/>
    </w:pPr>
    <w:rPr>
      <w:rFonts w:cs="Tahoma"/>
      <w:sz w:val="16"/>
      <w:szCs w:val="16"/>
    </w:rPr>
  </w:style>
  <w:style w:type="character" w:customStyle="1" w:styleId="BalloonTextChar">
    <w:name w:val="Balloon Text Char"/>
    <w:basedOn w:val="DefaultParagraphFont"/>
    <w:link w:val="BalloonText"/>
    <w:semiHidden/>
    <w:rsid w:val="00277601"/>
    <w:rPr>
      <w:rFonts w:cs="Tahoma"/>
      <w:sz w:val="16"/>
      <w:szCs w:val="16"/>
    </w:rPr>
  </w:style>
  <w:style w:type="paragraph" w:customStyle="1" w:styleId="BowUnnumberedTitleHeading2">
    <w:name w:val="Bow_Unnumbered Title Heading 2"/>
    <w:basedOn w:val="Normal"/>
    <w:next w:val="BowIndentAlt"/>
    <w:rsid w:val="00870870"/>
    <w:pPr>
      <w:keepNext/>
      <w:jc w:val="both"/>
    </w:pPr>
    <w:rPr>
      <w:b/>
      <w:color w:val="002855"/>
      <w:sz w:val="20"/>
    </w:rPr>
  </w:style>
  <w:style w:type="paragraph" w:styleId="Header">
    <w:name w:val="header"/>
    <w:basedOn w:val="Normal"/>
    <w:link w:val="HeaderChar"/>
    <w:uiPriority w:val="99"/>
    <w:rsid w:val="005F3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392A"/>
  </w:style>
  <w:style w:type="paragraph" w:customStyle="1" w:styleId="BowRecitalBracketsLower">
    <w:name w:val="Bow_Recital Brackets Lower"/>
    <w:basedOn w:val="Normal"/>
    <w:qFormat/>
    <w:rsid w:val="00870870"/>
    <w:pPr>
      <w:numPr>
        <w:numId w:val="34"/>
      </w:numPr>
      <w:tabs>
        <w:tab w:val="clear" w:pos="1287"/>
        <w:tab w:val="left" w:pos="1134"/>
      </w:tabs>
      <w:jc w:val="both"/>
    </w:pPr>
  </w:style>
  <w:style w:type="paragraph" w:customStyle="1" w:styleId="BowAnnexHeading-Center">
    <w:name w:val="Bow_AnnexHeading - Center"/>
    <w:basedOn w:val="Normal"/>
    <w:qFormat/>
    <w:rsid w:val="00A41181"/>
    <w:pPr>
      <w:keepNext/>
      <w:jc w:val="center"/>
    </w:pPr>
    <w:rPr>
      <w:b/>
      <w:caps/>
    </w:rPr>
  </w:style>
  <w:style w:type="character" w:customStyle="1" w:styleId="BowLevel2HeadingAltAChar">
    <w:name w:val="Bow_Level 2 Heading Alt+A Char"/>
    <w:basedOn w:val="DefaultParagraphFont"/>
    <w:link w:val="BowLevel2HeadingAltA"/>
    <w:rsid w:val="00870870"/>
    <w:rPr>
      <w:lang w:val="en-ZA"/>
    </w:rPr>
  </w:style>
  <w:style w:type="paragraph" w:styleId="ListNumber2">
    <w:name w:val="List Number 2"/>
    <w:basedOn w:val="Normal"/>
    <w:rsid w:val="0085308A"/>
    <w:pPr>
      <w:numPr>
        <w:numId w:val="5"/>
      </w:numPr>
      <w:contextualSpacing/>
    </w:pPr>
  </w:style>
  <w:style w:type="character" w:customStyle="1" w:styleId="BowLevel1HeadingAltQChar">
    <w:name w:val="Bow_Level 1 Heading Alt+Q Char"/>
    <w:basedOn w:val="DefaultParagraphFont"/>
    <w:link w:val="BowLevel1HeadingAltQ"/>
    <w:rsid w:val="00870870"/>
    <w:rPr>
      <w:b/>
      <w:caps/>
    </w:rPr>
  </w:style>
  <w:style w:type="paragraph" w:styleId="ListParagraph">
    <w:name w:val="List Paragraph"/>
    <w:basedOn w:val="Normal"/>
    <w:uiPriority w:val="34"/>
    <w:qFormat/>
    <w:rsid w:val="006B12A8"/>
    <w:pPr>
      <w:ind w:left="720"/>
      <w:contextualSpacing/>
    </w:pPr>
  </w:style>
  <w:style w:type="paragraph" w:customStyle="1" w:styleId="BowLevel1ListAlt">
    <w:name w:val="Bow_Level 1 List Alt+["/>
    <w:basedOn w:val="Normal"/>
    <w:rsid w:val="00870870"/>
    <w:pPr>
      <w:numPr>
        <w:numId w:val="31"/>
      </w:numPr>
      <w:jc w:val="both"/>
    </w:pPr>
  </w:style>
  <w:style w:type="paragraph" w:customStyle="1" w:styleId="BowLevel2ListAlt">
    <w:name w:val="Bow_Level 2 List Alt ]"/>
    <w:basedOn w:val="BowLevel2HeadingAltA"/>
    <w:link w:val="BowLevel2ListAltChar"/>
    <w:rsid w:val="00870870"/>
    <w:pPr>
      <w:numPr>
        <w:numId w:val="31"/>
      </w:numPr>
    </w:pPr>
  </w:style>
  <w:style w:type="paragraph" w:customStyle="1" w:styleId="BowLevel3ListAlt">
    <w:name w:val="Bow_Level 3 List Alt+'"/>
    <w:basedOn w:val="BowLevel3HeadingAltZ"/>
    <w:link w:val="BowLevel3ListAltChar"/>
    <w:rsid w:val="00870870"/>
    <w:pPr>
      <w:numPr>
        <w:numId w:val="31"/>
      </w:numPr>
    </w:pPr>
  </w:style>
  <w:style w:type="paragraph" w:customStyle="1" w:styleId="BowLevel4ListAlt">
    <w:name w:val="Bow_Level 4 List Alt+/"/>
    <w:basedOn w:val="BowLevel4HeadingAltX"/>
    <w:rsid w:val="00870870"/>
    <w:pPr>
      <w:numPr>
        <w:numId w:val="31"/>
      </w:numPr>
    </w:pPr>
  </w:style>
  <w:style w:type="paragraph" w:customStyle="1" w:styleId="BowLevel5ListAlt">
    <w:name w:val="Bow_Level 5 List Alt+."/>
    <w:basedOn w:val="BowLevel5HeadingAltC"/>
    <w:rsid w:val="00870870"/>
    <w:pPr>
      <w:numPr>
        <w:numId w:val="31"/>
      </w:numPr>
    </w:pPr>
  </w:style>
  <w:style w:type="paragraph" w:customStyle="1" w:styleId="BowLevel6ListAlt">
    <w:name w:val="Bow_Level 6 List Alt+"/>
    <w:basedOn w:val="BowLevel6HeadingAltV"/>
    <w:rsid w:val="00870870"/>
    <w:pPr>
      <w:numPr>
        <w:numId w:val="31"/>
      </w:numPr>
    </w:pPr>
  </w:style>
  <w:style w:type="paragraph" w:customStyle="1" w:styleId="BowLevel7ListAltM">
    <w:name w:val="Bow_Level 7 List Alt+M"/>
    <w:basedOn w:val="BowLevel7HeadingAltB"/>
    <w:rsid w:val="00870870"/>
    <w:pPr>
      <w:numPr>
        <w:numId w:val="31"/>
      </w:numPr>
    </w:pPr>
  </w:style>
  <w:style w:type="character" w:customStyle="1" w:styleId="BowLevel2ListAltChar">
    <w:name w:val="Bow_Level 2 List Alt ] Char"/>
    <w:basedOn w:val="BowLevel2HeadingAltAChar"/>
    <w:link w:val="BowLevel2ListAlt"/>
    <w:rsid w:val="00870870"/>
    <w:rPr>
      <w:lang w:val="en-ZA"/>
    </w:rPr>
  </w:style>
  <w:style w:type="character" w:customStyle="1" w:styleId="BowLevel3HeadingAltZChar">
    <w:name w:val="Bow_Level 3 Heading Alt+Z Char"/>
    <w:basedOn w:val="DefaultParagraphFont"/>
    <w:link w:val="BowLevel3HeadingAltZ"/>
    <w:rsid w:val="00870870"/>
  </w:style>
  <w:style w:type="character" w:customStyle="1" w:styleId="BowLevel3ListAltChar">
    <w:name w:val="Bow_Level 3 List Alt+' Char"/>
    <w:basedOn w:val="BowLevel3HeadingAltZChar"/>
    <w:link w:val="BowLevel3ListAlt"/>
    <w:rsid w:val="00870870"/>
  </w:style>
  <w:style w:type="table" w:styleId="TableSimple2">
    <w:name w:val="Table Simple 2"/>
    <w:basedOn w:val="TableNormal"/>
    <w:rsid w:val="0027760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BowAnnexHeading-CenterCtrl1">
    <w:name w:val="Bow_AnnexHeading - Center Ctrl+1"/>
    <w:basedOn w:val="Normal"/>
    <w:qFormat/>
    <w:rsid w:val="00870870"/>
    <w:pPr>
      <w:keepNext/>
      <w:jc w:val="center"/>
    </w:pPr>
    <w:rPr>
      <w:b/>
      <w:caps/>
    </w:rPr>
  </w:style>
  <w:style w:type="paragraph" w:customStyle="1" w:styleId="BowBulletListOrd2">
    <w:name w:val="Bow_BulletListOrd2"/>
    <w:basedOn w:val="Normal"/>
    <w:rsid w:val="00870870"/>
    <w:pPr>
      <w:numPr>
        <w:ilvl w:val="2"/>
        <w:numId w:val="28"/>
      </w:numPr>
      <w:jc w:val="both"/>
      <w:outlineLvl w:val="2"/>
    </w:pPr>
  </w:style>
  <w:style w:type="paragraph" w:customStyle="1" w:styleId="BowHCNormalCrlNum0">
    <w:name w:val="Bow_HC Normal Crl+Num0"/>
    <w:basedOn w:val="BowIndentAlt"/>
    <w:qFormat/>
    <w:rsid w:val="00870870"/>
    <w:pPr>
      <w:spacing w:after="0" w:line="480" w:lineRule="auto"/>
    </w:pPr>
    <w:rPr>
      <w:rFonts w:ascii="Arial" w:hAnsi="Arial"/>
      <w:sz w:val="24"/>
    </w:rPr>
  </w:style>
  <w:style w:type="paragraph" w:customStyle="1" w:styleId="BowHC1AltCtrlNum1">
    <w:name w:val="Bow_HC1 Alt+Ctrl+Num1"/>
    <w:basedOn w:val="BowAnnexList1AltShiftL"/>
    <w:qFormat/>
    <w:rsid w:val="00870870"/>
    <w:pPr>
      <w:spacing w:after="0" w:line="480" w:lineRule="auto"/>
    </w:pPr>
    <w:rPr>
      <w:rFonts w:ascii="Arial" w:hAnsi="Arial"/>
      <w:sz w:val="24"/>
    </w:rPr>
  </w:style>
  <w:style w:type="paragraph" w:customStyle="1" w:styleId="BowHC2AltCtrlNum2">
    <w:name w:val="Bow_HC2 Alt+Ctrl+Num2"/>
    <w:basedOn w:val="BowAnnexList2AltShiftK"/>
    <w:qFormat/>
    <w:rsid w:val="00870870"/>
    <w:pPr>
      <w:spacing w:after="0" w:line="480" w:lineRule="auto"/>
    </w:pPr>
    <w:rPr>
      <w:rFonts w:ascii="Arial" w:hAnsi="Arial"/>
      <w:sz w:val="24"/>
    </w:rPr>
  </w:style>
  <w:style w:type="paragraph" w:customStyle="1" w:styleId="BowHC3AltCtrlNum3">
    <w:name w:val="Bow_HC3 Alt+Ctrl+Num3"/>
    <w:basedOn w:val="BowAnnexList3AltShiftJ"/>
    <w:qFormat/>
    <w:rsid w:val="00870870"/>
    <w:pPr>
      <w:spacing w:after="0" w:line="480" w:lineRule="auto"/>
    </w:pPr>
    <w:rPr>
      <w:rFonts w:ascii="Arial" w:hAnsi="Arial"/>
      <w:sz w:val="24"/>
    </w:rPr>
  </w:style>
  <w:style w:type="paragraph" w:customStyle="1" w:styleId="BowHC4AltCtrlNum4">
    <w:name w:val="Bow_HC4 Alt+Ctrl+Num4"/>
    <w:basedOn w:val="BowAnnexList4AltShiftH"/>
    <w:qFormat/>
    <w:rsid w:val="00870870"/>
    <w:pPr>
      <w:spacing w:after="0" w:line="480" w:lineRule="auto"/>
    </w:pPr>
    <w:rPr>
      <w:rFonts w:ascii="Arial" w:hAnsi="Arial"/>
      <w:sz w:val="24"/>
    </w:rPr>
  </w:style>
  <w:style w:type="paragraph" w:customStyle="1" w:styleId="BowHC5AltCtrlNum5">
    <w:name w:val="Bow_HC5 Alt+Ctrl+Num5"/>
    <w:basedOn w:val="BowAnnexList5AltShiftG"/>
    <w:qFormat/>
    <w:rsid w:val="00870870"/>
    <w:pPr>
      <w:spacing w:after="0" w:line="480" w:lineRule="auto"/>
    </w:pPr>
    <w:rPr>
      <w:rFonts w:ascii="Arial" w:hAnsi="Arial"/>
      <w:sz w:val="24"/>
    </w:rPr>
  </w:style>
  <w:style w:type="paragraph" w:customStyle="1" w:styleId="BowHC6AltCtrlNum6">
    <w:name w:val="Bow_HC6 Alt+Ctrl+Num6"/>
    <w:basedOn w:val="BowAnnexList6AltShiftF"/>
    <w:qFormat/>
    <w:rsid w:val="00870870"/>
    <w:pPr>
      <w:spacing w:after="0" w:line="480" w:lineRule="auto"/>
    </w:pPr>
    <w:rPr>
      <w:rFonts w:ascii="Arial" w:hAnsi="Arial"/>
      <w:sz w:val="24"/>
    </w:rPr>
  </w:style>
  <w:style w:type="paragraph" w:customStyle="1" w:styleId="BowHC7AltCtrlNum7">
    <w:name w:val="Bow_HC7 Alt+Ctrl+Num7"/>
    <w:basedOn w:val="BowAnnexList7AltShiftD"/>
    <w:qFormat/>
    <w:rsid w:val="00870870"/>
    <w:pPr>
      <w:spacing w:after="0" w:line="480" w:lineRule="auto"/>
    </w:pPr>
    <w:rPr>
      <w:rFonts w:ascii="Arial" w:hAnsi="Arial"/>
      <w:sz w:val="24"/>
    </w:rPr>
  </w:style>
  <w:style w:type="paragraph" w:customStyle="1" w:styleId="BowUnnumberedHeading2Blue10">
    <w:name w:val="Bow_Unnumbered Heading 2 Blue 10"/>
    <w:basedOn w:val="Normal"/>
    <w:next w:val="BowIndentAlt"/>
    <w:rsid w:val="00870870"/>
    <w:pPr>
      <w:keepNext/>
      <w:jc w:val="both"/>
    </w:pPr>
    <w:rPr>
      <w:b/>
      <w:color w:val="002854"/>
      <w:sz w:val="20"/>
    </w:rPr>
  </w:style>
  <w:style w:type="paragraph" w:customStyle="1" w:styleId="BG2PartiesAltShiftP">
    <w:name w:val="BG2 Parties Alt+Shift+P"/>
    <w:basedOn w:val="Normal"/>
    <w:qFormat/>
    <w:rsid w:val="00730D4F"/>
    <w:pPr>
      <w:numPr>
        <w:numId w:val="50"/>
      </w:numPr>
      <w:tabs>
        <w:tab w:val="left" w:pos="567"/>
        <w:tab w:val="num" w:pos="1418"/>
      </w:tabs>
      <w:suppressAutoHyphens/>
      <w:spacing w:line="288" w:lineRule="auto"/>
      <w:ind w:left="567" w:hanging="567"/>
      <w:jc w:val="both"/>
    </w:pPr>
  </w:style>
  <w:style w:type="character" w:styleId="CommentReference">
    <w:name w:val="annotation reference"/>
    <w:basedOn w:val="DefaultParagraphFont"/>
    <w:semiHidden/>
    <w:unhideWhenUsed/>
    <w:rsid w:val="00D552C1"/>
    <w:rPr>
      <w:sz w:val="16"/>
      <w:szCs w:val="16"/>
    </w:rPr>
  </w:style>
  <w:style w:type="paragraph" w:styleId="CommentText">
    <w:name w:val="annotation text"/>
    <w:basedOn w:val="Normal"/>
    <w:link w:val="CommentTextChar"/>
    <w:semiHidden/>
    <w:unhideWhenUsed/>
    <w:rsid w:val="00D552C1"/>
    <w:pPr>
      <w:spacing w:line="240" w:lineRule="auto"/>
    </w:pPr>
    <w:rPr>
      <w:sz w:val="20"/>
      <w:szCs w:val="20"/>
    </w:rPr>
  </w:style>
  <w:style w:type="character" w:customStyle="1" w:styleId="CommentTextChar">
    <w:name w:val="Comment Text Char"/>
    <w:basedOn w:val="DefaultParagraphFont"/>
    <w:link w:val="CommentText"/>
    <w:semiHidden/>
    <w:rsid w:val="00D552C1"/>
    <w:rPr>
      <w:sz w:val="20"/>
      <w:szCs w:val="20"/>
    </w:rPr>
  </w:style>
  <w:style w:type="paragraph" w:styleId="CommentSubject">
    <w:name w:val="annotation subject"/>
    <w:basedOn w:val="CommentText"/>
    <w:next w:val="CommentText"/>
    <w:link w:val="CommentSubjectChar"/>
    <w:semiHidden/>
    <w:unhideWhenUsed/>
    <w:rsid w:val="00D552C1"/>
    <w:rPr>
      <w:b/>
      <w:bCs/>
    </w:rPr>
  </w:style>
  <w:style w:type="character" w:customStyle="1" w:styleId="CommentSubjectChar">
    <w:name w:val="Comment Subject Char"/>
    <w:basedOn w:val="CommentTextChar"/>
    <w:link w:val="CommentSubject"/>
    <w:semiHidden/>
    <w:rsid w:val="00D552C1"/>
    <w:rPr>
      <w:b/>
      <w:bCs/>
      <w:sz w:val="20"/>
      <w:szCs w:val="20"/>
    </w:rPr>
  </w:style>
  <w:style w:type="paragraph" w:styleId="Revision">
    <w:name w:val="Revision"/>
    <w:hidden/>
    <w:uiPriority w:val="99"/>
    <w:semiHidden/>
    <w:rsid w:val="0089211C"/>
    <w:pPr>
      <w:spacing w:after="0" w:line="240" w:lineRule="auto"/>
    </w:pPr>
  </w:style>
  <w:style w:type="character" w:customStyle="1" w:styleId="Heading4Char">
    <w:name w:val="Heading 4 Char"/>
    <w:basedOn w:val="DefaultParagraphFont"/>
    <w:link w:val="Heading4"/>
    <w:rsid w:val="007909A6"/>
    <w:rPr>
      <w:rFonts w:ascii="Times New Roman" w:hAnsi="Times New Roman"/>
      <w:b/>
      <w:bCs/>
      <w:sz w:val="28"/>
      <w:szCs w:val="28"/>
    </w:rPr>
  </w:style>
  <w:style w:type="character" w:styleId="UnresolvedMention">
    <w:name w:val="Unresolved Mention"/>
    <w:basedOn w:val="DefaultParagraphFont"/>
    <w:uiPriority w:val="99"/>
    <w:semiHidden/>
    <w:unhideWhenUsed/>
    <w:rsid w:val="00723F41"/>
    <w:rPr>
      <w:color w:val="605E5C"/>
      <w:shd w:val="clear" w:color="auto" w:fill="E1DFDD"/>
    </w:rPr>
  </w:style>
  <w:style w:type="table" w:customStyle="1" w:styleId="TableGrid1">
    <w:name w:val="Table Grid1"/>
    <w:basedOn w:val="TableNormal"/>
    <w:next w:val="TableGrid"/>
    <w:uiPriority w:val="39"/>
    <w:rsid w:val="00280FD2"/>
    <w:pPr>
      <w:spacing w:after="0" w:line="240" w:lineRule="auto"/>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semiHidden/>
    <w:unhideWhenUsed/>
    <w:rsid w:val="00D44425"/>
    <w:pPr>
      <w:spacing w:after="120" w:line="480" w:lineRule="auto"/>
    </w:pPr>
  </w:style>
  <w:style w:type="character" w:customStyle="1" w:styleId="BodyText2Char">
    <w:name w:val="Body Text 2 Char"/>
    <w:basedOn w:val="DefaultParagraphFont"/>
    <w:link w:val="BodyText2"/>
    <w:semiHidden/>
    <w:rsid w:val="00D44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659600">
      <w:bodyDiv w:val="1"/>
      <w:marLeft w:val="0"/>
      <w:marRight w:val="0"/>
      <w:marTop w:val="0"/>
      <w:marBottom w:val="0"/>
      <w:divBdr>
        <w:top w:val="none" w:sz="0" w:space="0" w:color="auto"/>
        <w:left w:val="none" w:sz="0" w:space="0" w:color="auto"/>
        <w:bottom w:val="none" w:sz="0" w:space="0" w:color="auto"/>
        <w:right w:val="none" w:sz="0" w:space="0" w:color="auto"/>
      </w:divBdr>
    </w:div>
    <w:div w:id="520096708">
      <w:bodyDiv w:val="1"/>
      <w:marLeft w:val="0"/>
      <w:marRight w:val="0"/>
      <w:marTop w:val="0"/>
      <w:marBottom w:val="0"/>
      <w:divBdr>
        <w:top w:val="none" w:sz="0" w:space="0" w:color="auto"/>
        <w:left w:val="none" w:sz="0" w:space="0" w:color="auto"/>
        <w:bottom w:val="none" w:sz="0" w:space="0" w:color="auto"/>
        <w:right w:val="none" w:sz="0" w:space="0" w:color="auto"/>
      </w:divBdr>
    </w:div>
    <w:div w:id="556211273">
      <w:bodyDiv w:val="1"/>
      <w:marLeft w:val="0"/>
      <w:marRight w:val="0"/>
      <w:marTop w:val="0"/>
      <w:marBottom w:val="0"/>
      <w:divBdr>
        <w:top w:val="none" w:sz="0" w:space="0" w:color="auto"/>
        <w:left w:val="none" w:sz="0" w:space="0" w:color="auto"/>
        <w:bottom w:val="none" w:sz="0" w:space="0" w:color="auto"/>
        <w:right w:val="none" w:sz="0" w:space="0" w:color="auto"/>
      </w:divBdr>
    </w:div>
    <w:div w:id="657735581">
      <w:bodyDiv w:val="1"/>
      <w:marLeft w:val="0"/>
      <w:marRight w:val="0"/>
      <w:marTop w:val="0"/>
      <w:marBottom w:val="0"/>
      <w:divBdr>
        <w:top w:val="none" w:sz="0" w:space="0" w:color="auto"/>
        <w:left w:val="none" w:sz="0" w:space="0" w:color="auto"/>
        <w:bottom w:val="none" w:sz="0" w:space="0" w:color="auto"/>
        <w:right w:val="none" w:sz="0" w:space="0" w:color="auto"/>
      </w:divBdr>
      <w:divsChild>
        <w:div w:id="1155217566">
          <w:marLeft w:val="0"/>
          <w:marRight w:val="0"/>
          <w:marTop w:val="0"/>
          <w:marBottom w:val="0"/>
          <w:divBdr>
            <w:top w:val="none" w:sz="0" w:space="0" w:color="auto"/>
            <w:left w:val="single" w:sz="2" w:space="0" w:color="BBBBBB"/>
            <w:bottom w:val="single" w:sz="2" w:space="0" w:color="BBBBBB"/>
            <w:right w:val="single" w:sz="2" w:space="0" w:color="BBBBBB"/>
          </w:divBdr>
          <w:divsChild>
            <w:div w:id="1017926387">
              <w:marLeft w:val="0"/>
              <w:marRight w:val="0"/>
              <w:marTop w:val="0"/>
              <w:marBottom w:val="0"/>
              <w:divBdr>
                <w:top w:val="none" w:sz="0" w:space="0" w:color="auto"/>
                <w:left w:val="none" w:sz="0" w:space="0" w:color="auto"/>
                <w:bottom w:val="none" w:sz="0" w:space="0" w:color="auto"/>
                <w:right w:val="none" w:sz="0" w:space="0" w:color="auto"/>
              </w:divBdr>
              <w:divsChild>
                <w:div w:id="1898398056">
                  <w:marLeft w:val="0"/>
                  <w:marRight w:val="0"/>
                  <w:marTop w:val="0"/>
                  <w:marBottom w:val="0"/>
                  <w:divBdr>
                    <w:top w:val="none" w:sz="0" w:space="0" w:color="auto"/>
                    <w:left w:val="none" w:sz="0" w:space="0" w:color="auto"/>
                    <w:bottom w:val="none" w:sz="0" w:space="0" w:color="auto"/>
                    <w:right w:val="none" w:sz="0" w:space="0" w:color="auto"/>
                  </w:divBdr>
                  <w:divsChild>
                    <w:div w:id="285431253">
                      <w:marLeft w:val="0"/>
                      <w:marRight w:val="0"/>
                      <w:marTop w:val="0"/>
                      <w:marBottom w:val="0"/>
                      <w:divBdr>
                        <w:top w:val="none" w:sz="0" w:space="0" w:color="auto"/>
                        <w:left w:val="none" w:sz="0" w:space="0" w:color="auto"/>
                        <w:bottom w:val="none" w:sz="0" w:space="0" w:color="auto"/>
                        <w:right w:val="none" w:sz="0" w:space="0" w:color="auto"/>
                      </w:divBdr>
                      <w:divsChild>
                        <w:div w:id="1089737776">
                          <w:marLeft w:val="0"/>
                          <w:marRight w:val="0"/>
                          <w:marTop w:val="0"/>
                          <w:marBottom w:val="0"/>
                          <w:divBdr>
                            <w:top w:val="none" w:sz="0" w:space="0" w:color="auto"/>
                            <w:left w:val="none" w:sz="0" w:space="0" w:color="auto"/>
                            <w:bottom w:val="none" w:sz="0" w:space="0" w:color="auto"/>
                            <w:right w:val="none" w:sz="0" w:space="0" w:color="auto"/>
                          </w:divBdr>
                          <w:divsChild>
                            <w:div w:id="1046837698">
                              <w:marLeft w:val="0"/>
                              <w:marRight w:val="0"/>
                              <w:marTop w:val="0"/>
                              <w:marBottom w:val="0"/>
                              <w:divBdr>
                                <w:top w:val="none" w:sz="0" w:space="0" w:color="auto"/>
                                <w:left w:val="none" w:sz="0" w:space="0" w:color="auto"/>
                                <w:bottom w:val="none" w:sz="0" w:space="0" w:color="auto"/>
                                <w:right w:val="none" w:sz="0" w:space="0" w:color="auto"/>
                              </w:divBdr>
                              <w:divsChild>
                                <w:div w:id="2126533369">
                                  <w:marLeft w:val="0"/>
                                  <w:marRight w:val="0"/>
                                  <w:marTop w:val="0"/>
                                  <w:marBottom w:val="0"/>
                                  <w:divBdr>
                                    <w:top w:val="none" w:sz="0" w:space="0" w:color="auto"/>
                                    <w:left w:val="none" w:sz="0" w:space="0" w:color="auto"/>
                                    <w:bottom w:val="none" w:sz="0" w:space="0" w:color="auto"/>
                                    <w:right w:val="none" w:sz="0" w:space="0" w:color="auto"/>
                                  </w:divBdr>
                                  <w:divsChild>
                                    <w:div w:id="378625657">
                                      <w:marLeft w:val="0"/>
                                      <w:marRight w:val="0"/>
                                      <w:marTop w:val="0"/>
                                      <w:marBottom w:val="0"/>
                                      <w:divBdr>
                                        <w:top w:val="none" w:sz="0" w:space="0" w:color="auto"/>
                                        <w:left w:val="none" w:sz="0" w:space="0" w:color="auto"/>
                                        <w:bottom w:val="none" w:sz="0" w:space="0" w:color="auto"/>
                                        <w:right w:val="none" w:sz="0" w:space="0" w:color="auto"/>
                                      </w:divBdr>
                                      <w:divsChild>
                                        <w:div w:id="1537499727">
                                          <w:marLeft w:val="1200"/>
                                          <w:marRight w:val="1200"/>
                                          <w:marTop w:val="0"/>
                                          <w:marBottom w:val="0"/>
                                          <w:divBdr>
                                            <w:top w:val="none" w:sz="0" w:space="0" w:color="auto"/>
                                            <w:left w:val="none" w:sz="0" w:space="0" w:color="auto"/>
                                            <w:bottom w:val="none" w:sz="0" w:space="0" w:color="auto"/>
                                            <w:right w:val="none" w:sz="0" w:space="0" w:color="auto"/>
                                          </w:divBdr>
                                          <w:divsChild>
                                            <w:div w:id="684525377">
                                              <w:marLeft w:val="0"/>
                                              <w:marRight w:val="0"/>
                                              <w:marTop w:val="0"/>
                                              <w:marBottom w:val="0"/>
                                              <w:divBdr>
                                                <w:top w:val="none" w:sz="0" w:space="0" w:color="auto"/>
                                                <w:left w:val="none" w:sz="0" w:space="0" w:color="auto"/>
                                                <w:bottom w:val="none" w:sz="0" w:space="0" w:color="auto"/>
                                                <w:right w:val="none" w:sz="0" w:space="0" w:color="auto"/>
                                              </w:divBdr>
                                              <w:divsChild>
                                                <w:div w:id="1625231706">
                                                  <w:marLeft w:val="0"/>
                                                  <w:marRight w:val="0"/>
                                                  <w:marTop w:val="0"/>
                                                  <w:marBottom w:val="0"/>
                                                  <w:divBdr>
                                                    <w:top w:val="single" w:sz="6" w:space="0" w:color="CCCCCC"/>
                                                    <w:left w:val="none" w:sz="0" w:space="0" w:color="auto"/>
                                                    <w:bottom w:val="none" w:sz="0" w:space="0" w:color="auto"/>
                                                    <w:right w:val="none" w:sz="0" w:space="0" w:color="auto"/>
                                                  </w:divBdr>
                                                  <w:divsChild>
                                                    <w:div w:id="1599287322">
                                                      <w:marLeft w:val="0"/>
                                                      <w:marRight w:val="135"/>
                                                      <w:marTop w:val="0"/>
                                                      <w:marBottom w:val="0"/>
                                                      <w:divBdr>
                                                        <w:top w:val="none" w:sz="0" w:space="0" w:color="auto"/>
                                                        <w:left w:val="none" w:sz="0" w:space="0" w:color="auto"/>
                                                        <w:bottom w:val="none" w:sz="0" w:space="0" w:color="auto"/>
                                                        <w:right w:val="none" w:sz="0" w:space="0" w:color="auto"/>
                                                      </w:divBdr>
                                                      <w:divsChild>
                                                        <w:div w:id="1604874310">
                                                          <w:marLeft w:val="0"/>
                                                          <w:marRight w:val="0"/>
                                                          <w:marTop w:val="0"/>
                                                          <w:marBottom w:val="0"/>
                                                          <w:divBdr>
                                                            <w:top w:val="none" w:sz="0" w:space="0" w:color="auto"/>
                                                            <w:left w:val="none" w:sz="0" w:space="0" w:color="auto"/>
                                                            <w:bottom w:val="none" w:sz="0" w:space="0" w:color="auto"/>
                                                            <w:right w:val="none" w:sz="0" w:space="0" w:color="auto"/>
                                                          </w:divBdr>
                                                          <w:divsChild>
                                                            <w:div w:id="573013400">
                                                              <w:marLeft w:val="0"/>
                                                              <w:marRight w:val="0"/>
                                                              <w:marTop w:val="224"/>
                                                              <w:marBottom w:val="224"/>
                                                              <w:divBdr>
                                                                <w:top w:val="none" w:sz="0" w:space="0" w:color="auto"/>
                                                                <w:left w:val="none" w:sz="0" w:space="0" w:color="auto"/>
                                                                <w:bottom w:val="none" w:sz="0" w:space="0" w:color="auto"/>
                                                                <w:right w:val="none" w:sz="0" w:space="0" w:color="auto"/>
                                                              </w:divBdr>
                                                              <w:divsChild>
                                                                <w:div w:id="1101756515">
                                                                  <w:marLeft w:val="0"/>
                                                                  <w:marRight w:val="0"/>
                                                                  <w:marTop w:val="224"/>
                                                                  <w:marBottom w:val="224"/>
                                                                  <w:divBdr>
                                                                    <w:top w:val="none" w:sz="0" w:space="0" w:color="auto"/>
                                                                    <w:left w:val="none" w:sz="0" w:space="0" w:color="auto"/>
                                                                    <w:bottom w:val="none" w:sz="0" w:space="0" w:color="auto"/>
                                                                    <w:right w:val="none" w:sz="0" w:space="0" w:color="auto"/>
                                                                  </w:divBdr>
                                                                  <w:divsChild>
                                                                    <w:div w:id="16195571">
                                                                      <w:marLeft w:val="0"/>
                                                                      <w:marRight w:val="0"/>
                                                                      <w:marTop w:val="0"/>
                                                                      <w:marBottom w:val="0"/>
                                                                      <w:divBdr>
                                                                        <w:top w:val="none" w:sz="0" w:space="0" w:color="auto"/>
                                                                        <w:left w:val="none" w:sz="0" w:space="0" w:color="auto"/>
                                                                        <w:bottom w:val="none" w:sz="0" w:space="0" w:color="auto"/>
                                                                        <w:right w:val="none" w:sz="0" w:space="0" w:color="auto"/>
                                                                      </w:divBdr>
                                                                      <w:divsChild>
                                                                        <w:div w:id="1766730151">
                                                                          <w:marLeft w:val="0"/>
                                                                          <w:marRight w:val="0"/>
                                                                          <w:marTop w:val="0"/>
                                                                          <w:marBottom w:val="0"/>
                                                                          <w:divBdr>
                                                                            <w:top w:val="none" w:sz="0" w:space="0" w:color="auto"/>
                                                                            <w:left w:val="none" w:sz="0" w:space="0" w:color="auto"/>
                                                                            <w:bottom w:val="none" w:sz="0" w:space="0" w:color="auto"/>
                                                                            <w:right w:val="none" w:sz="0" w:space="0" w:color="auto"/>
                                                                          </w:divBdr>
                                                                          <w:divsChild>
                                                                            <w:div w:id="468672628">
                                                                              <w:marLeft w:val="0"/>
                                                                              <w:marRight w:val="0"/>
                                                                              <w:marTop w:val="0"/>
                                                                              <w:marBottom w:val="0"/>
                                                                              <w:divBdr>
                                                                                <w:top w:val="none" w:sz="0" w:space="0" w:color="auto"/>
                                                                                <w:left w:val="none" w:sz="0" w:space="0" w:color="auto"/>
                                                                                <w:bottom w:val="none" w:sz="0" w:space="0" w:color="auto"/>
                                                                                <w:right w:val="none" w:sz="0" w:space="0" w:color="auto"/>
                                                                              </w:divBdr>
                                                                              <w:divsChild>
                                                                                <w:div w:id="794520401">
                                                                                  <w:marLeft w:val="0"/>
                                                                                  <w:marRight w:val="0"/>
                                                                                  <w:marTop w:val="224"/>
                                                                                  <w:marBottom w:val="0"/>
                                                                                  <w:divBdr>
                                                                                    <w:top w:val="none" w:sz="0" w:space="0" w:color="auto"/>
                                                                                    <w:left w:val="none" w:sz="0" w:space="0" w:color="auto"/>
                                                                                    <w:bottom w:val="none" w:sz="0" w:space="0" w:color="auto"/>
                                                                                    <w:right w:val="none" w:sz="0" w:space="0" w:color="auto"/>
                                                                                  </w:divBdr>
                                                                                  <w:divsChild>
                                                                                    <w:div w:id="20594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1073480">
      <w:bodyDiv w:val="1"/>
      <w:marLeft w:val="0"/>
      <w:marRight w:val="0"/>
      <w:marTop w:val="0"/>
      <w:marBottom w:val="0"/>
      <w:divBdr>
        <w:top w:val="none" w:sz="0" w:space="0" w:color="auto"/>
        <w:left w:val="none" w:sz="0" w:space="0" w:color="auto"/>
        <w:bottom w:val="none" w:sz="0" w:space="0" w:color="auto"/>
        <w:right w:val="none" w:sz="0" w:space="0" w:color="auto"/>
      </w:divBdr>
    </w:div>
    <w:div w:id="1152260967">
      <w:bodyDiv w:val="1"/>
      <w:marLeft w:val="0"/>
      <w:marRight w:val="0"/>
      <w:marTop w:val="0"/>
      <w:marBottom w:val="0"/>
      <w:divBdr>
        <w:top w:val="none" w:sz="0" w:space="0" w:color="auto"/>
        <w:left w:val="none" w:sz="0" w:space="0" w:color="auto"/>
        <w:bottom w:val="none" w:sz="0" w:space="0" w:color="auto"/>
        <w:right w:val="none" w:sz="0" w:space="0" w:color="auto"/>
      </w:divBdr>
    </w:div>
    <w:div w:id="1260330297">
      <w:bodyDiv w:val="1"/>
      <w:marLeft w:val="0"/>
      <w:marRight w:val="0"/>
      <w:marTop w:val="0"/>
      <w:marBottom w:val="0"/>
      <w:divBdr>
        <w:top w:val="none" w:sz="0" w:space="0" w:color="auto"/>
        <w:left w:val="none" w:sz="0" w:space="0" w:color="auto"/>
        <w:bottom w:val="none" w:sz="0" w:space="0" w:color="auto"/>
        <w:right w:val="none" w:sz="0" w:space="0" w:color="auto"/>
      </w:divBdr>
    </w:div>
    <w:div w:id="1565599394">
      <w:bodyDiv w:val="1"/>
      <w:marLeft w:val="0"/>
      <w:marRight w:val="0"/>
      <w:marTop w:val="0"/>
      <w:marBottom w:val="0"/>
      <w:divBdr>
        <w:top w:val="none" w:sz="0" w:space="0" w:color="auto"/>
        <w:left w:val="none" w:sz="0" w:space="0" w:color="auto"/>
        <w:bottom w:val="none" w:sz="0" w:space="0" w:color="auto"/>
        <w:right w:val="none" w:sz="0" w:space="0" w:color="auto"/>
      </w:divBdr>
    </w:div>
    <w:div w:id="1815563305">
      <w:bodyDiv w:val="1"/>
      <w:marLeft w:val="0"/>
      <w:marRight w:val="0"/>
      <w:marTop w:val="0"/>
      <w:marBottom w:val="0"/>
      <w:divBdr>
        <w:top w:val="none" w:sz="0" w:space="0" w:color="auto"/>
        <w:left w:val="none" w:sz="0" w:space="0" w:color="auto"/>
        <w:bottom w:val="none" w:sz="0" w:space="0" w:color="auto"/>
        <w:right w:val="none" w:sz="0" w:space="0" w:color="auto"/>
      </w:divBdr>
      <w:divsChild>
        <w:div w:id="1165247736">
          <w:marLeft w:val="0"/>
          <w:marRight w:val="0"/>
          <w:marTop w:val="0"/>
          <w:marBottom w:val="0"/>
          <w:divBdr>
            <w:top w:val="none" w:sz="0" w:space="0" w:color="auto"/>
            <w:left w:val="single" w:sz="2" w:space="0" w:color="BBBBBB"/>
            <w:bottom w:val="single" w:sz="2" w:space="0" w:color="BBBBBB"/>
            <w:right w:val="single" w:sz="2" w:space="0" w:color="BBBBBB"/>
          </w:divBdr>
          <w:divsChild>
            <w:div w:id="989603357">
              <w:marLeft w:val="0"/>
              <w:marRight w:val="0"/>
              <w:marTop w:val="0"/>
              <w:marBottom w:val="0"/>
              <w:divBdr>
                <w:top w:val="none" w:sz="0" w:space="0" w:color="auto"/>
                <w:left w:val="none" w:sz="0" w:space="0" w:color="auto"/>
                <w:bottom w:val="none" w:sz="0" w:space="0" w:color="auto"/>
                <w:right w:val="none" w:sz="0" w:space="0" w:color="auto"/>
              </w:divBdr>
              <w:divsChild>
                <w:div w:id="1607805166">
                  <w:marLeft w:val="0"/>
                  <w:marRight w:val="0"/>
                  <w:marTop w:val="0"/>
                  <w:marBottom w:val="0"/>
                  <w:divBdr>
                    <w:top w:val="none" w:sz="0" w:space="0" w:color="auto"/>
                    <w:left w:val="none" w:sz="0" w:space="0" w:color="auto"/>
                    <w:bottom w:val="none" w:sz="0" w:space="0" w:color="auto"/>
                    <w:right w:val="none" w:sz="0" w:space="0" w:color="auto"/>
                  </w:divBdr>
                  <w:divsChild>
                    <w:div w:id="1367364316">
                      <w:marLeft w:val="0"/>
                      <w:marRight w:val="0"/>
                      <w:marTop w:val="0"/>
                      <w:marBottom w:val="0"/>
                      <w:divBdr>
                        <w:top w:val="none" w:sz="0" w:space="0" w:color="auto"/>
                        <w:left w:val="none" w:sz="0" w:space="0" w:color="auto"/>
                        <w:bottom w:val="none" w:sz="0" w:space="0" w:color="auto"/>
                        <w:right w:val="none" w:sz="0" w:space="0" w:color="auto"/>
                      </w:divBdr>
                      <w:divsChild>
                        <w:div w:id="712464472">
                          <w:marLeft w:val="0"/>
                          <w:marRight w:val="0"/>
                          <w:marTop w:val="0"/>
                          <w:marBottom w:val="0"/>
                          <w:divBdr>
                            <w:top w:val="none" w:sz="0" w:space="0" w:color="auto"/>
                            <w:left w:val="none" w:sz="0" w:space="0" w:color="auto"/>
                            <w:bottom w:val="none" w:sz="0" w:space="0" w:color="auto"/>
                            <w:right w:val="none" w:sz="0" w:space="0" w:color="auto"/>
                          </w:divBdr>
                          <w:divsChild>
                            <w:div w:id="930159709">
                              <w:marLeft w:val="0"/>
                              <w:marRight w:val="0"/>
                              <w:marTop w:val="0"/>
                              <w:marBottom w:val="0"/>
                              <w:divBdr>
                                <w:top w:val="none" w:sz="0" w:space="0" w:color="auto"/>
                                <w:left w:val="none" w:sz="0" w:space="0" w:color="auto"/>
                                <w:bottom w:val="none" w:sz="0" w:space="0" w:color="auto"/>
                                <w:right w:val="none" w:sz="0" w:space="0" w:color="auto"/>
                              </w:divBdr>
                              <w:divsChild>
                                <w:div w:id="491142423">
                                  <w:marLeft w:val="0"/>
                                  <w:marRight w:val="0"/>
                                  <w:marTop w:val="0"/>
                                  <w:marBottom w:val="0"/>
                                  <w:divBdr>
                                    <w:top w:val="none" w:sz="0" w:space="0" w:color="auto"/>
                                    <w:left w:val="none" w:sz="0" w:space="0" w:color="auto"/>
                                    <w:bottom w:val="none" w:sz="0" w:space="0" w:color="auto"/>
                                    <w:right w:val="none" w:sz="0" w:space="0" w:color="auto"/>
                                  </w:divBdr>
                                  <w:divsChild>
                                    <w:div w:id="832064221">
                                      <w:marLeft w:val="0"/>
                                      <w:marRight w:val="0"/>
                                      <w:marTop w:val="0"/>
                                      <w:marBottom w:val="0"/>
                                      <w:divBdr>
                                        <w:top w:val="none" w:sz="0" w:space="0" w:color="auto"/>
                                        <w:left w:val="none" w:sz="0" w:space="0" w:color="auto"/>
                                        <w:bottom w:val="none" w:sz="0" w:space="0" w:color="auto"/>
                                        <w:right w:val="none" w:sz="0" w:space="0" w:color="auto"/>
                                      </w:divBdr>
                                      <w:divsChild>
                                        <w:div w:id="1843814274">
                                          <w:marLeft w:val="1200"/>
                                          <w:marRight w:val="1200"/>
                                          <w:marTop w:val="0"/>
                                          <w:marBottom w:val="0"/>
                                          <w:divBdr>
                                            <w:top w:val="none" w:sz="0" w:space="0" w:color="auto"/>
                                            <w:left w:val="none" w:sz="0" w:space="0" w:color="auto"/>
                                            <w:bottom w:val="none" w:sz="0" w:space="0" w:color="auto"/>
                                            <w:right w:val="none" w:sz="0" w:space="0" w:color="auto"/>
                                          </w:divBdr>
                                          <w:divsChild>
                                            <w:div w:id="754134332">
                                              <w:marLeft w:val="0"/>
                                              <w:marRight w:val="0"/>
                                              <w:marTop w:val="0"/>
                                              <w:marBottom w:val="0"/>
                                              <w:divBdr>
                                                <w:top w:val="none" w:sz="0" w:space="0" w:color="auto"/>
                                                <w:left w:val="none" w:sz="0" w:space="0" w:color="auto"/>
                                                <w:bottom w:val="none" w:sz="0" w:space="0" w:color="auto"/>
                                                <w:right w:val="none" w:sz="0" w:space="0" w:color="auto"/>
                                              </w:divBdr>
                                              <w:divsChild>
                                                <w:div w:id="1219899893">
                                                  <w:marLeft w:val="0"/>
                                                  <w:marRight w:val="0"/>
                                                  <w:marTop w:val="0"/>
                                                  <w:marBottom w:val="0"/>
                                                  <w:divBdr>
                                                    <w:top w:val="single" w:sz="6" w:space="0" w:color="CCCCCC"/>
                                                    <w:left w:val="none" w:sz="0" w:space="0" w:color="auto"/>
                                                    <w:bottom w:val="none" w:sz="0" w:space="0" w:color="auto"/>
                                                    <w:right w:val="none" w:sz="0" w:space="0" w:color="auto"/>
                                                  </w:divBdr>
                                                  <w:divsChild>
                                                    <w:div w:id="1880782037">
                                                      <w:marLeft w:val="0"/>
                                                      <w:marRight w:val="135"/>
                                                      <w:marTop w:val="0"/>
                                                      <w:marBottom w:val="0"/>
                                                      <w:divBdr>
                                                        <w:top w:val="none" w:sz="0" w:space="0" w:color="auto"/>
                                                        <w:left w:val="none" w:sz="0" w:space="0" w:color="auto"/>
                                                        <w:bottom w:val="none" w:sz="0" w:space="0" w:color="auto"/>
                                                        <w:right w:val="none" w:sz="0" w:space="0" w:color="auto"/>
                                                      </w:divBdr>
                                                      <w:divsChild>
                                                        <w:div w:id="459154824">
                                                          <w:marLeft w:val="0"/>
                                                          <w:marRight w:val="0"/>
                                                          <w:marTop w:val="0"/>
                                                          <w:marBottom w:val="0"/>
                                                          <w:divBdr>
                                                            <w:top w:val="none" w:sz="0" w:space="0" w:color="auto"/>
                                                            <w:left w:val="none" w:sz="0" w:space="0" w:color="auto"/>
                                                            <w:bottom w:val="none" w:sz="0" w:space="0" w:color="auto"/>
                                                            <w:right w:val="none" w:sz="0" w:space="0" w:color="auto"/>
                                                          </w:divBdr>
                                                          <w:divsChild>
                                                            <w:div w:id="1467892851">
                                                              <w:marLeft w:val="0"/>
                                                              <w:marRight w:val="0"/>
                                                              <w:marTop w:val="224"/>
                                                              <w:marBottom w:val="224"/>
                                                              <w:divBdr>
                                                                <w:top w:val="none" w:sz="0" w:space="0" w:color="auto"/>
                                                                <w:left w:val="none" w:sz="0" w:space="0" w:color="auto"/>
                                                                <w:bottom w:val="none" w:sz="0" w:space="0" w:color="auto"/>
                                                                <w:right w:val="none" w:sz="0" w:space="0" w:color="auto"/>
                                                              </w:divBdr>
                                                              <w:divsChild>
                                                                <w:div w:id="727724545">
                                                                  <w:marLeft w:val="0"/>
                                                                  <w:marRight w:val="0"/>
                                                                  <w:marTop w:val="224"/>
                                                                  <w:marBottom w:val="224"/>
                                                                  <w:divBdr>
                                                                    <w:top w:val="none" w:sz="0" w:space="0" w:color="auto"/>
                                                                    <w:left w:val="none" w:sz="0" w:space="0" w:color="auto"/>
                                                                    <w:bottom w:val="none" w:sz="0" w:space="0" w:color="auto"/>
                                                                    <w:right w:val="none" w:sz="0" w:space="0" w:color="auto"/>
                                                                  </w:divBdr>
                                                                  <w:divsChild>
                                                                    <w:div w:id="2090928413">
                                                                      <w:marLeft w:val="0"/>
                                                                      <w:marRight w:val="0"/>
                                                                      <w:marTop w:val="0"/>
                                                                      <w:marBottom w:val="0"/>
                                                                      <w:divBdr>
                                                                        <w:top w:val="none" w:sz="0" w:space="0" w:color="auto"/>
                                                                        <w:left w:val="none" w:sz="0" w:space="0" w:color="auto"/>
                                                                        <w:bottom w:val="none" w:sz="0" w:space="0" w:color="auto"/>
                                                                        <w:right w:val="none" w:sz="0" w:space="0" w:color="auto"/>
                                                                      </w:divBdr>
                                                                      <w:divsChild>
                                                                        <w:div w:id="1919556990">
                                                                          <w:marLeft w:val="0"/>
                                                                          <w:marRight w:val="0"/>
                                                                          <w:marTop w:val="0"/>
                                                                          <w:marBottom w:val="0"/>
                                                                          <w:divBdr>
                                                                            <w:top w:val="none" w:sz="0" w:space="0" w:color="auto"/>
                                                                            <w:left w:val="none" w:sz="0" w:space="0" w:color="auto"/>
                                                                            <w:bottom w:val="none" w:sz="0" w:space="0" w:color="auto"/>
                                                                            <w:right w:val="none" w:sz="0" w:space="0" w:color="auto"/>
                                                                          </w:divBdr>
                                                                          <w:divsChild>
                                                                            <w:div w:id="1120106734">
                                                                              <w:marLeft w:val="0"/>
                                                                              <w:marRight w:val="0"/>
                                                                              <w:marTop w:val="0"/>
                                                                              <w:marBottom w:val="0"/>
                                                                              <w:divBdr>
                                                                                <w:top w:val="none" w:sz="0" w:space="0" w:color="auto"/>
                                                                                <w:left w:val="none" w:sz="0" w:space="0" w:color="auto"/>
                                                                                <w:bottom w:val="none" w:sz="0" w:space="0" w:color="auto"/>
                                                                                <w:right w:val="none" w:sz="0" w:space="0" w:color="auto"/>
                                                                              </w:divBdr>
                                                                              <w:divsChild>
                                                                                <w:div w:id="117838851">
                                                                                  <w:marLeft w:val="0"/>
                                                                                  <w:marRight w:val="0"/>
                                                                                  <w:marTop w:val="0"/>
                                                                                  <w:marBottom w:val="0"/>
                                                                                  <w:divBdr>
                                                                                    <w:top w:val="none" w:sz="0" w:space="0" w:color="auto"/>
                                                                                    <w:left w:val="none" w:sz="0" w:space="0" w:color="auto"/>
                                                                                    <w:bottom w:val="none" w:sz="0" w:space="0" w:color="auto"/>
                                                                                    <w:right w:val="none" w:sz="0" w:space="0" w:color="auto"/>
                                                                                  </w:divBdr>
                                                                                  <w:divsChild>
                                                                                    <w:div w:id="1427270517">
                                                                                      <w:marLeft w:val="0"/>
                                                                                      <w:marRight w:val="0"/>
                                                                                      <w:marTop w:val="224"/>
                                                                                      <w:marBottom w:val="0"/>
                                                                                      <w:divBdr>
                                                                                        <w:top w:val="none" w:sz="0" w:space="0" w:color="auto"/>
                                                                                        <w:left w:val="none" w:sz="0" w:space="0" w:color="auto"/>
                                                                                        <w:bottom w:val="none" w:sz="0" w:space="0" w:color="auto"/>
                                                                                        <w:right w:val="none" w:sz="0" w:space="0" w:color="auto"/>
                                                                                      </w:divBdr>
                                                                                      <w:divsChild>
                                                                                        <w:div w:id="1699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9755360">
      <w:bodyDiv w:val="1"/>
      <w:marLeft w:val="0"/>
      <w:marRight w:val="0"/>
      <w:marTop w:val="0"/>
      <w:marBottom w:val="0"/>
      <w:divBdr>
        <w:top w:val="none" w:sz="0" w:space="0" w:color="auto"/>
        <w:left w:val="none" w:sz="0" w:space="0" w:color="auto"/>
        <w:bottom w:val="none" w:sz="0" w:space="0" w:color="auto"/>
        <w:right w:val="none" w:sz="0" w:space="0" w:color="auto"/>
      </w:divBdr>
    </w:div>
    <w:div w:id="20614396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mailto:Lowell.Harkoo@chipkinspuratos.co.za"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mpanysecretaryt@tigerbrand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BOWMAN\BG_Templates_Ribbon\_Bowmans\Agreement.dotx"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2855"/>
      </a:dk2>
      <a:lt2>
        <a:srgbClr val="C97146"/>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AB2CCA-C943-4032-8A58-643DB635D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Agreement.dotx</Template>
  <TotalTime>74</TotalTime>
  <Pages>24</Pages>
  <Words>9461</Words>
  <Characters>53930</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Bowmans Law</Company>
  <LinksUpToDate>false</LinksUpToDate>
  <CharactersWithSpaces>63265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Bowmans</dc:creator>
  <cp:keywords/>
  <dc:description/>
  <cp:lastModifiedBy>Rodney Nel</cp:lastModifiedBy>
  <cp:revision>40</cp:revision>
  <cp:lastPrinted>2019-07-16T14:14:00Z</cp:lastPrinted>
  <dcterms:created xsi:type="dcterms:W3CDTF">2023-05-03T07:29:00Z</dcterms:created>
  <dcterms:modified xsi:type="dcterms:W3CDTF">2023-05-03T08:40:00Z</dcterms:modified>
</cp:coreProperties>
</file>